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CB889" w14:textId="77777777" w:rsidR="008A18E6" w:rsidRPr="0029145E" w:rsidRDefault="008A18E6" w:rsidP="008A18E6">
      <w:pPr>
        <w:spacing w:line="240" w:lineRule="auto"/>
        <w:jc w:val="center"/>
        <w:rPr>
          <w:rFonts w:eastAsia="Times New Roman" w:cstheme="minorHAnsi"/>
          <w:b/>
          <w:bCs/>
          <w:shd w:val="clear" w:color="auto" w:fill="FFFFFF"/>
          <w:lang w:eastAsia="pt-BR"/>
        </w:rPr>
      </w:pPr>
      <w:r w:rsidRPr="0029145E">
        <w:rPr>
          <w:rFonts w:eastAsia="Times New Roman" w:cstheme="minorHAnsi"/>
          <w:b/>
          <w:bCs/>
          <w:shd w:val="clear" w:color="auto" w:fill="FFFFFF"/>
          <w:lang w:eastAsia="pt-BR"/>
        </w:rPr>
        <w:t xml:space="preserve">ACORDO DE NÃO DIVULGAÇÃO </w:t>
      </w:r>
    </w:p>
    <w:p w14:paraId="467041DA" w14:textId="77777777" w:rsidR="008A18E6" w:rsidRPr="0029145E" w:rsidRDefault="008A18E6" w:rsidP="008A18E6">
      <w:pPr>
        <w:ind w:right="567"/>
        <w:jc w:val="both"/>
        <w:rPr>
          <w:rFonts w:eastAsia="Calibri" w:cstheme="minorHAnsi"/>
        </w:rPr>
      </w:pPr>
      <w:bookmarkStart w:id="0" w:name="_Hlk104801695"/>
      <w:r w:rsidRPr="0029145E">
        <w:rPr>
          <w:rFonts w:eastAsia="Calibri" w:cstheme="minorHAnsi"/>
        </w:rPr>
        <w:t>Este Acordo de Não Divulgação (“</w:t>
      </w:r>
      <w:r w:rsidRPr="0029145E">
        <w:rPr>
          <w:rFonts w:eastAsia="Calibri" w:cstheme="minorHAnsi"/>
          <w:u w:val="single"/>
        </w:rPr>
        <w:t>Acordo</w:t>
      </w:r>
      <w:r w:rsidRPr="0029145E">
        <w:rPr>
          <w:rFonts w:eastAsia="Calibri" w:cstheme="minorHAnsi"/>
        </w:rPr>
        <w:t>”) é celebrado entre:</w:t>
      </w:r>
    </w:p>
    <w:tbl>
      <w:tblPr>
        <w:tblStyle w:val="TabeladeGradeClara"/>
        <w:tblW w:w="10485" w:type="dxa"/>
        <w:tblLayout w:type="fixed"/>
        <w:tblLook w:val="04A0" w:firstRow="1" w:lastRow="0" w:firstColumn="1" w:lastColumn="0" w:noHBand="0" w:noVBand="1"/>
      </w:tblPr>
      <w:tblGrid>
        <w:gridCol w:w="2547"/>
        <w:gridCol w:w="7938"/>
      </w:tblGrid>
      <w:tr w:rsidR="008A18E6" w:rsidRPr="0029145E" w14:paraId="681F7454" w14:textId="77777777" w:rsidTr="006C0AF2">
        <w:trPr>
          <w:trHeight w:val="340"/>
        </w:trPr>
        <w:tc>
          <w:tcPr>
            <w:tcW w:w="10485" w:type="dxa"/>
            <w:gridSpan w:val="2"/>
            <w:shd w:val="clear" w:color="auto" w:fill="F2F2F2" w:themeFill="background1" w:themeFillShade="F2"/>
          </w:tcPr>
          <w:p w14:paraId="5B9B191E" w14:textId="77777777" w:rsidR="008A18E6" w:rsidRPr="0029145E" w:rsidRDefault="008A18E6" w:rsidP="00887380">
            <w:pPr>
              <w:spacing w:after="0" w:line="240" w:lineRule="auto"/>
              <w:ind w:right="567"/>
              <w:jc w:val="both"/>
              <w:rPr>
                <w:rFonts w:eastAsia="Calibri" w:cstheme="minorHAnsi"/>
                <w:b/>
                <w:bCs/>
              </w:rPr>
            </w:pPr>
            <w:bookmarkStart w:id="1" w:name="bookmark=id.2s8eyo1" w:colFirst="0" w:colLast="0"/>
            <w:bookmarkStart w:id="2" w:name="bookmark=id.1fob9te" w:colFirst="0" w:colLast="0"/>
            <w:bookmarkStart w:id="3" w:name="bookmark=id.gjdgxs" w:colFirst="0" w:colLast="0"/>
            <w:bookmarkStart w:id="4" w:name="_Hlk104801353"/>
            <w:bookmarkEnd w:id="0"/>
            <w:bookmarkEnd w:id="1"/>
            <w:bookmarkEnd w:id="2"/>
            <w:bookmarkEnd w:id="3"/>
            <w:r w:rsidRPr="0029145E">
              <w:rPr>
                <w:rFonts w:eastAsia="Calibri" w:cstheme="minorHAnsi"/>
                <w:b/>
                <w:bCs/>
              </w:rPr>
              <w:t>GERTEC BRASIL LTDA. (“</w:t>
            </w:r>
            <w:proofErr w:type="spellStart"/>
            <w:r w:rsidRPr="0029145E">
              <w:rPr>
                <w:rFonts w:eastAsia="Calibri" w:cstheme="minorHAnsi"/>
                <w:b/>
                <w:bCs/>
              </w:rPr>
              <w:t>Gertec</w:t>
            </w:r>
            <w:proofErr w:type="spellEnd"/>
            <w:r w:rsidRPr="0029145E">
              <w:rPr>
                <w:rFonts w:eastAsia="Calibri" w:cstheme="minorHAnsi"/>
                <w:b/>
                <w:bCs/>
              </w:rPr>
              <w:t>”)</w:t>
            </w:r>
          </w:p>
        </w:tc>
      </w:tr>
      <w:tr w:rsidR="008A18E6" w:rsidRPr="0029145E" w14:paraId="5D889A22" w14:textId="77777777" w:rsidTr="0093346E">
        <w:trPr>
          <w:trHeight w:val="298"/>
        </w:trPr>
        <w:tc>
          <w:tcPr>
            <w:tcW w:w="2547" w:type="dxa"/>
          </w:tcPr>
          <w:p w14:paraId="19BEB1F4" w14:textId="77777777" w:rsidR="008A18E6" w:rsidRPr="0029145E" w:rsidRDefault="008A18E6" w:rsidP="00887380">
            <w:pPr>
              <w:spacing w:after="0" w:line="240" w:lineRule="auto"/>
              <w:ind w:right="567"/>
              <w:jc w:val="both"/>
              <w:rPr>
                <w:rFonts w:eastAsia="Calibri" w:cstheme="minorHAnsi"/>
              </w:rPr>
            </w:pPr>
            <w:r w:rsidRPr="0029145E">
              <w:rPr>
                <w:rFonts w:eastAsia="Calibri" w:cstheme="minorHAnsi"/>
              </w:rPr>
              <w:t xml:space="preserve">CNPJ: </w:t>
            </w:r>
          </w:p>
        </w:tc>
        <w:tc>
          <w:tcPr>
            <w:tcW w:w="7938" w:type="dxa"/>
            <w:tcBorders>
              <w:bottom w:val="single" w:sz="4" w:space="0" w:color="F2F2F2" w:themeColor="background1" w:themeShade="F2"/>
            </w:tcBorders>
          </w:tcPr>
          <w:p w14:paraId="43BDA5A6" w14:textId="77777777" w:rsidR="008A18E6" w:rsidRPr="0029145E" w:rsidRDefault="008A18E6" w:rsidP="00887380">
            <w:pPr>
              <w:spacing w:after="0" w:line="240" w:lineRule="auto"/>
              <w:ind w:right="567"/>
              <w:jc w:val="both"/>
              <w:rPr>
                <w:rFonts w:eastAsia="Calibri" w:cstheme="minorHAnsi"/>
              </w:rPr>
            </w:pPr>
            <w:bookmarkStart w:id="5" w:name="bookmark=id.3znysh7" w:colFirst="0" w:colLast="0"/>
            <w:bookmarkEnd w:id="5"/>
            <w:r w:rsidRPr="0029145E">
              <w:rPr>
                <w:rFonts w:eastAsia="Calibri" w:cstheme="minorHAnsi"/>
              </w:rPr>
              <w:t>03.654.119/0002-57</w:t>
            </w:r>
          </w:p>
        </w:tc>
      </w:tr>
      <w:tr w:rsidR="008A18E6" w:rsidRPr="0029145E" w14:paraId="4E615D4B" w14:textId="77777777" w:rsidTr="006C0AF2">
        <w:trPr>
          <w:trHeight w:val="340"/>
        </w:trPr>
        <w:tc>
          <w:tcPr>
            <w:tcW w:w="2547" w:type="dxa"/>
          </w:tcPr>
          <w:p w14:paraId="5C8DF978" w14:textId="77777777" w:rsidR="008A18E6" w:rsidRPr="0029145E" w:rsidRDefault="008A18E6" w:rsidP="00887380">
            <w:pPr>
              <w:spacing w:after="0" w:line="240" w:lineRule="auto"/>
              <w:ind w:right="567"/>
              <w:jc w:val="both"/>
              <w:rPr>
                <w:rFonts w:eastAsia="Calibri" w:cstheme="minorHAnsi"/>
              </w:rPr>
            </w:pPr>
            <w:r w:rsidRPr="0029145E">
              <w:rPr>
                <w:rFonts w:eastAsia="Calibri" w:cstheme="minorHAnsi"/>
              </w:rPr>
              <w:t>Endereço:</w:t>
            </w:r>
          </w:p>
        </w:tc>
        <w:tc>
          <w:tcPr>
            <w:tcW w:w="7938" w:type="dxa"/>
            <w:tcBorders>
              <w:top w:val="single" w:sz="4" w:space="0" w:color="F2F2F2" w:themeColor="background1" w:themeShade="F2"/>
            </w:tcBorders>
          </w:tcPr>
          <w:p w14:paraId="4DA858BE" w14:textId="77777777" w:rsidR="008A18E6" w:rsidRPr="0029145E" w:rsidRDefault="008A18E6" w:rsidP="00887380">
            <w:pPr>
              <w:spacing w:after="0" w:line="240" w:lineRule="auto"/>
              <w:ind w:right="567"/>
              <w:jc w:val="both"/>
              <w:rPr>
                <w:rFonts w:eastAsia="Calibri" w:cstheme="minorHAnsi"/>
              </w:rPr>
            </w:pPr>
            <w:bookmarkStart w:id="6" w:name="bookmark=id.2et92p0" w:colFirst="0" w:colLast="0"/>
            <w:bookmarkEnd w:id="6"/>
            <w:r w:rsidRPr="0029145E">
              <w:rPr>
                <w:rFonts w:eastAsia="Calibri" w:cstheme="minorHAnsi"/>
              </w:rPr>
              <w:t>Avenida Jabaquara, 3.060 – 6º andar</w:t>
            </w:r>
            <w:del w:id="7" w:author="Daniel Barros Comelli" w:date="2023-10-11T10:13:00Z">
              <w:r w:rsidRPr="0029145E" w:rsidDel="008655D2">
                <w:rPr>
                  <w:rFonts w:eastAsia="Calibri" w:cstheme="minorHAnsi"/>
                </w:rPr>
                <w:delText>  </w:delText>
              </w:r>
            </w:del>
            <w:r w:rsidRPr="0029145E">
              <w:rPr>
                <w:rFonts w:eastAsia="Calibri" w:cstheme="minorHAnsi"/>
              </w:rPr>
              <w:t>   </w:t>
            </w:r>
          </w:p>
        </w:tc>
      </w:tr>
      <w:tr w:rsidR="008A18E6" w:rsidRPr="0029145E" w14:paraId="1C0C6BCD" w14:textId="77777777" w:rsidTr="0093346E">
        <w:trPr>
          <w:trHeight w:val="398"/>
        </w:trPr>
        <w:tc>
          <w:tcPr>
            <w:tcW w:w="2547" w:type="dxa"/>
          </w:tcPr>
          <w:p w14:paraId="0844F226" w14:textId="77777777" w:rsidR="008A18E6" w:rsidRPr="0029145E" w:rsidRDefault="008A18E6" w:rsidP="00887380">
            <w:pPr>
              <w:spacing w:after="0" w:line="240" w:lineRule="auto"/>
              <w:ind w:right="567"/>
              <w:jc w:val="both"/>
              <w:rPr>
                <w:rFonts w:eastAsia="Calibri" w:cstheme="minorHAnsi"/>
              </w:rPr>
            </w:pPr>
            <w:r w:rsidRPr="0029145E">
              <w:rPr>
                <w:rFonts w:eastAsia="Calibri" w:cstheme="minorHAnsi"/>
              </w:rPr>
              <w:t xml:space="preserve">E-mail: </w:t>
            </w:r>
          </w:p>
        </w:tc>
        <w:tc>
          <w:tcPr>
            <w:tcW w:w="7938" w:type="dxa"/>
          </w:tcPr>
          <w:p w14:paraId="580A3E7F" w14:textId="77777777" w:rsidR="008A18E6" w:rsidRPr="0029145E" w:rsidRDefault="008A18E6" w:rsidP="00887380">
            <w:pPr>
              <w:spacing w:after="0" w:line="240" w:lineRule="auto"/>
              <w:ind w:left="-250" w:right="567"/>
              <w:jc w:val="both"/>
              <w:rPr>
                <w:rFonts w:eastAsia="Calibri" w:cstheme="minorHAnsi"/>
              </w:rPr>
            </w:pPr>
            <w:bookmarkStart w:id="8" w:name="bookmark=id.26in1rg" w:colFirst="0" w:colLast="0"/>
            <w:bookmarkEnd w:id="8"/>
            <w:r w:rsidRPr="0029145E">
              <w:rPr>
                <w:rFonts w:eastAsia="Calibri" w:cstheme="minorHAnsi"/>
              </w:rPr>
              <w:t>  </w:t>
            </w:r>
            <w:bookmarkStart w:id="9" w:name="bookmark=id.tyjcwt" w:colFirst="0" w:colLast="0"/>
            <w:bookmarkEnd w:id="9"/>
            <w:r w:rsidRPr="0029145E">
              <w:rPr>
                <w:rFonts w:eastAsia="Calibri" w:cstheme="minorHAnsi"/>
              </w:rPr>
              <w:t>juridico@gertec.com.br          </w:t>
            </w:r>
          </w:p>
        </w:tc>
      </w:tr>
      <w:tr w:rsidR="008A18E6" w:rsidRPr="0029145E" w14:paraId="71E2DA96" w14:textId="77777777" w:rsidTr="006C0AF2">
        <w:trPr>
          <w:trHeight w:val="165"/>
        </w:trPr>
        <w:tc>
          <w:tcPr>
            <w:tcW w:w="10485" w:type="dxa"/>
            <w:gridSpan w:val="2"/>
          </w:tcPr>
          <w:p w14:paraId="23904CE6" w14:textId="77777777" w:rsidR="008A18E6" w:rsidRPr="0029145E" w:rsidRDefault="008A18E6" w:rsidP="00887380">
            <w:pPr>
              <w:spacing w:after="0" w:line="240" w:lineRule="auto"/>
              <w:ind w:right="567"/>
              <w:jc w:val="both"/>
              <w:rPr>
                <w:rFonts w:eastAsia="Calibri" w:cstheme="minorHAnsi"/>
              </w:rPr>
            </w:pPr>
            <w:r w:rsidRPr="0029145E">
              <w:rPr>
                <w:rFonts w:eastAsia="Calibri" w:cstheme="minorHAnsi"/>
              </w:rPr>
              <w:t xml:space="preserve">Atuará neste NDA como: </w:t>
            </w:r>
            <w:sdt>
              <w:sdtPr>
                <w:rPr>
                  <w:rFonts w:eastAsia="Calibri" w:cstheme="minorHAnsi"/>
                </w:rPr>
                <w:id w:val="1698814359"/>
                <w14:checkbox>
                  <w14:checked w14:val="1"/>
                  <w14:checkedState w14:val="2612" w14:font="MS Gothic"/>
                  <w14:uncheckedState w14:val="2610" w14:font="MS Gothic"/>
                </w14:checkbox>
              </w:sdtPr>
              <w:sdtEndPr/>
              <w:sdtContent>
                <w:r w:rsidRPr="0029145E">
                  <w:rPr>
                    <w:rFonts w:ascii="Segoe UI Symbol" w:eastAsia="MS Gothic" w:hAnsi="Segoe UI Symbol" w:cs="Segoe UI Symbol"/>
                  </w:rPr>
                  <w:t>☒</w:t>
                </w:r>
              </w:sdtContent>
            </w:sdt>
            <w:r w:rsidRPr="0029145E">
              <w:rPr>
                <w:rFonts w:eastAsia="Calibri" w:cstheme="minorHAnsi"/>
              </w:rPr>
              <w:t xml:space="preserve">  Divulgador   </w:t>
            </w:r>
            <w:bookmarkStart w:id="10" w:name="bookmark=id.3dy6vkm" w:colFirst="0" w:colLast="0"/>
            <w:bookmarkStart w:id="11" w:name="bookmark=id.1t3h5sf" w:colFirst="0" w:colLast="0"/>
            <w:bookmarkEnd w:id="10"/>
            <w:bookmarkEnd w:id="11"/>
            <w:sdt>
              <w:sdtPr>
                <w:rPr>
                  <w:rFonts w:eastAsia="Calibri" w:cstheme="minorHAnsi"/>
                </w:rPr>
                <w:id w:val="-41137160"/>
                <w14:checkbox>
                  <w14:checked w14:val="0"/>
                  <w14:checkedState w14:val="2612" w14:font="MS Gothic"/>
                  <w14:uncheckedState w14:val="2610" w14:font="MS Gothic"/>
                </w14:checkbox>
              </w:sdtPr>
              <w:sdtEndPr/>
              <w:sdtContent>
                <w:r>
                  <w:rPr>
                    <w:rFonts w:ascii="MS Gothic" w:eastAsia="MS Gothic" w:hAnsi="MS Gothic" w:cstheme="minorHAnsi" w:hint="eastAsia"/>
                  </w:rPr>
                  <w:t>☐</w:t>
                </w:r>
              </w:sdtContent>
            </w:sdt>
            <w:r w:rsidRPr="0029145E">
              <w:rPr>
                <w:rFonts w:eastAsia="Calibri" w:cstheme="minorHAnsi"/>
              </w:rPr>
              <w:t xml:space="preserve">  Recebedor </w:t>
            </w:r>
          </w:p>
        </w:tc>
      </w:tr>
      <w:bookmarkEnd w:id="4"/>
    </w:tbl>
    <w:p w14:paraId="26E88DD3" w14:textId="77777777" w:rsidR="008A18E6" w:rsidRPr="0029145E" w:rsidRDefault="008A18E6" w:rsidP="008A18E6">
      <w:pPr>
        <w:spacing w:after="0" w:line="240" w:lineRule="auto"/>
        <w:jc w:val="both"/>
        <w:rPr>
          <w:rFonts w:eastAsia="Times New Roman" w:cstheme="minorHAnsi"/>
          <w:noProof/>
          <w:color w:val="000000" w:themeColor="text1"/>
          <w:lang w:eastAsia="pt-BR"/>
        </w:rPr>
      </w:pPr>
    </w:p>
    <w:tbl>
      <w:tblPr>
        <w:tblStyle w:val="TabeladeGradeClara"/>
        <w:tblW w:w="10485" w:type="dxa"/>
        <w:tblLayout w:type="fixed"/>
        <w:tblLook w:val="04A0" w:firstRow="1" w:lastRow="0" w:firstColumn="1" w:lastColumn="0" w:noHBand="0" w:noVBand="1"/>
      </w:tblPr>
      <w:tblGrid>
        <w:gridCol w:w="2547"/>
        <w:gridCol w:w="7938"/>
      </w:tblGrid>
      <w:tr w:rsidR="008A18E6" w:rsidRPr="0029145E" w14:paraId="0382038E" w14:textId="77777777" w:rsidTr="006C0AF2">
        <w:trPr>
          <w:trHeight w:val="340"/>
        </w:trPr>
        <w:tc>
          <w:tcPr>
            <w:tcW w:w="10485" w:type="dxa"/>
            <w:gridSpan w:val="2"/>
            <w:shd w:val="clear" w:color="auto" w:fill="F2F2F2" w:themeFill="background1" w:themeFillShade="F2"/>
          </w:tcPr>
          <w:permStart w:id="748832019" w:edGrp="everyone"/>
          <w:p w14:paraId="4295AFB1" w14:textId="77777777" w:rsidR="008A18E6" w:rsidRPr="0029145E" w:rsidRDefault="00055D2E" w:rsidP="00887380">
            <w:pPr>
              <w:spacing w:after="0"/>
              <w:ind w:right="567"/>
              <w:jc w:val="both"/>
              <w:rPr>
                <w:rFonts w:eastAsia="Calibri" w:cstheme="minorHAnsi"/>
                <w:b/>
                <w:bCs/>
              </w:rPr>
            </w:pPr>
            <w:sdt>
              <w:sdtPr>
                <w:rPr>
                  <w:rFonts w:eastAsia="Calibri" w:cstheme="minorHAnsi"/>
                  <w:b/>
                  <w:bCs/>
                </w:rPr>
                <w:id w:val="-1553148407"/>
                <w:placeholder>
                  <w:docPart w:val="E5D4D1D4A4454842BFF19D3735363598"/>
                </w:placeholder>
              </w:sdtPr>
              <w:sdtEndPr/>
              <w:sdtContent>
                <w:r w:rsidR="008A18E6" w:rsidRPr="0029145E">
                  <w:rPr>
                    <w:rFonts w:eastAsia="Calibri" w:cstheme="minorHAnsi"/>
                    <w:b/>
                    <w:bCs/>
                  </w:rPr>
                  <w:t xml:space="preserve">                                                          </w:t>
                </w:r>
              </w:sdtContent>
            </w:sdt>
            <w:r w:rsidR="008A18E6" w:rsidRPr="0029145E">
              <w:rPr>
                <w:rFonts w:eastAsia="Calibri" w:cstheme="minorHAnsi"/>
                <w:b/>
                <w:bCs/>
              </w:rPr>
              <w:t xml:space="preserve"> (“Empresa”)</w:t>
            </w:r>
          </w:p>
        </w:tc>
      </w:tr>
      <w:tr w:rsidR="008A18E6" w:rsidRPr="0029145E" w14:paraId="569FB7B5" w14:textId="77777777" w:rsidTr="006C0AF2">
        <w:trPr>
          <w:trHeight w:val="340"/>
        </w:trPr>
        <w:tc>
          <w:tcPr>
            <w:tcW w:w="2547" w:type="dxa"/>
          </w:tcPr>
          <w:p w14:paraId="2DCF016E" w14:textId="77777777" w:rsidR="008A18E6" w:rsidRPr="0029145E" w:rsidRDefault="008A18E6" w:rsidP="00887380">
            <w:pPr>
              <w:spacing w:after="0"/>
              <w:ind w:right="567"/>
              <w:jc w:val="both"/>
              <w:rPr>
                <w:rFonts w:eastAsia="Calibri" w:cstheme="minorHAnsi"/>
              </w:rPr>
            </w:pPr>
            <w:r w:rsidRPr="0029145E">
              <w:rPr>
                <w:rFonts w:eastAsia="Calibri" w:cstheme="minorHAnsi"/>
              </w:rPr>
              <w:t xml:space="preserve">CNPJ: </w:t>
            </w:r>
          </w:p>
        </w:tc>
        <w:tc>
          <w:tcPr>
            <w:tcW w:w="7938" w:type="dxa"/>
          </w:tcPr>
          <w:p w14:paraId="79769E31" w14:textId="56CA6FD8" w:rsidR="008A18E6" w:rsidRPr="0029145E" w:rsidRDefault="008A18E6" w:rsidP="00887380">
            <w:pPr>
              <w:spacing w:after="0"/>
              <w:ind w:right="567"/>
              <w:jc w:val="both"/>
              <w:rPr>
                <w:rFonts w:eastAsia="Calibri" w:cstheme="minorHAnsi"/>
              </w:rPr>
            </w:pPr>
            <w:r w:rsidRPr="0029145E">
              <w:rPr>
                <w:rFonts w:eastAsia="Calibri" w:cstheme="minorHAnsi"/>
              </w:rPr>
              <w:t xml:space="preserve">  </w:t>
            </w:r>
          </w:p>
        </w:tc>
      </w:tr>
      <w:tr w:rsidR="008A18E6" w:rsidRPr="0029145E" w14:paraId="53CBD27A" w14:textId="77777777" w:rsidTr="006C0AF2">
        <w:trPr>
          <w:trHeight w:val="340"/>
        </w:trPr>
        <w:tc>
          <w:tcPr>
            <w:tcW w:w="2547" w:type="dxa"/>
          </w:tcPr>
          <w:p w14:paraId="485788F9" w14:textId="77777777" w:rsidR="008A18E6" w:rsidRPr="0029145E" w:rsidRDefault="008A18E6" w:rsidP="00887380">
            <w:pPr>
              <w:spacing w:after="0"/>
              <w:ind w:right="567"/>
              <w:jc w:val="both"/>
              <w:rPr>
                <w:rFonts w:eastAsia="Calibri" w:cstheme="minorHAnsi"/>
              </w:rPr>
            </w:pPr>
            <w:r w:rsidRPr="0029145E">
              <w:rPr>
                <w:rFonts w:eastAsia="Calibri" w:cstheme="minorHAnsi"/>
              </w:rPr>
              <w:t>Endereço:</w:t>
            </w:r>
          </w:p>
        </w:tc>
        <w:tc>
          <w:tcPr>
            <w:tcW w:w="7938" w:type="dxa"/>
          </w:tcPr>
          <w:p w14:paraId="612E99B6" w14:textId="77777777" w:rsidR="008A18E6" w:rsidRPr="0029145E" w:rsidRDefault="008A18E6" w:rsidP="00887380">
            <w:pPr>
              <w:spacing w:after="0"/>
              <w:ind w:right="567"/>
              <w:jc w:val="both"/>
              <w:rPr>
                <w:rFonts w:eastAsia="Calibri" w:cstheme="minorHAnsi"/>
              </w:rPr>
            </w:pPr>
            <w:r w:rsidRPr="0029145E">
              <w:rPr>
                <w:rFonts w:eastAsia="Calibri" w:cstheme="minorHAnsi"/>
              </w:rPr>
              <w:t xml:space="preserve">    </w:t>
            </w:r>
          </w:p>
        </w:tc>
      </w:tr>
      <w:tr w:rsidR="008A18E6" w:rsidRPr="0029145E" w14:paraId="53E99C46" w14:textId="77777777" w:rsidTr="006C0AF2">
        <w:trPr>
          <w:trHeight w:val="340"/>
        </w:trPr>
        <w:tc>
          <w:tcPr>
            <w:tcW w:w="2547" w:type="dxa"/>
          </w:tcPr>
          <w:p w14:paraId="4D5679B9" w14:textId="77777777" w:rsidR="008A18E6" w:rsidRPr="0029145E" w:rsidRDefault="008A18E6" w:rsidP="00887380">
            <w:pPr>
              <w:spacing w:after="0"/>
              <w:ind w:right="567"/>
              <w:jc w:val="both"/>
              <w:rPr>
                <w:rFonts w:eastAsia="Calibri" w:cstheme="minorHAnsi"/>
              </w:rPr>
            </w:pPr>
            <w:r w:rsidRPr="0029145E">
              <w:rPr>
                <w:rFonts w:eastAsia="Calibri" w:cstheme="minorHAnsi"/>
              </w:rPr>
              <w:t xml:space="preserve">E-mail: </w:t>
            </w:r>
          </w:p>
        </w:tc>
        <w:tc>
          <w:tcPr>
            <w:tcW w:w="7938" w:type="dxa"/>
          </w:tcPr>
          <w:p w14:paraId="09887B29" w14:textId="77777777" w:rsidR="008A18E6" w:rsidRPr="0029145E" w:rsidRDefault="008A18E6" w:rsidP="00887380">
            <w:pPr>
              <w:spacing w:after="0"/>
              <w:ind w:left="-250" w:right="567"/>
              <w:jc w:val="both"/>
              <w:rPr>
                <w:rFonts w:eastAsia="Calibri" w:cstheme="minorHAnsi"/>
              </w:rPr>
            </w:pPr>
            <w:r w:rsidRPr="0029145E">
              <w:rPr>
                <w:rFonts w:eastAsia="Calibri" w:cstheme="minorHAnsi"/>
              </w:rPr>
              <w:t xml:space="preserve">      </w:t>
            </w:r>
          </w:p>
        </w:tc>
      </w:tr>
      <w:permEnd w:id="748832019"/>
      <w:tr w:rsidR="008A18E6" w:rsidRPr="0029145E" w14:paraId="2ABF60F6" w14:textId="77777777" w:rsidTr="006C0AF2">
        <w:trPr>
          <w:trHeight w:val="165"/>
        </w:trPr>
        <w:tc>
          <w:tcPr>
            <w:tcW w:w="10485" w:type="dxa"/>
            <w:gridSpan w:val="2"/>
          </w:tcPr>
          <w:p w14:paraId="441D151A" w14:textId="77777777" w:rsidR="008A18E6" w:rsidRPr="0029145E" w:rsidRDefault="008A18E6" w:rsidP="00887380">
            <w:pPr>
              <w:spacing w:after="0"/>
              <w:ind w:right="567"/>
              <w:jc w:val="both"/>
              <w:rPr>
                <w:rFonts w:eastAsia="Calibri" w:cstheme="minorHAnsi"/>
              </w:rPr>
            </w:pPr>
            <w:r w:rsidRPr="0029145E">
              <w:rPr>
                <w:rFonts w:eastAsia="Calibri" w:cstheme="minorHAnsi"/>
              </w:rPr>
              <w:t xml:space="preserve">Atuará neste NDA como: </w:t>
            </w:r>
            <w:sdt>
              <w:sdtPr>
                <w:rPr>
                  <w:rFonts w:eastAsia="Calibri" w:cstheme="minorHAnsi"/>
                </w:rPr>
                <w:id w:val="-1436592756"/>
                <w14:checkbox>
                  <w14:checked w14:val="0"/>
                  <w14:checkedState w14:val="2612" w14:font="MS Gothic"/>
                  <w14:uncheckedState w14:val="2610" w14:font="MS Gothic"/>
                </w14:checkbox>
              </w:sdtPr>
              <w:sdtEndPr/>
              <w:sdtContent>
                <w:r>
                  <w:rPr>
                    <w:rFonts w:ascii="MS Gothic" w:eastAsia="MS Gothic" w:hAnsi="MS Gothic" w:cstheme="minorHAnsi" w:hint="eastAsia"/>
                  </w:rPr>
                  <w:t>☐</w:t>
                </w:r>
              </w:sdtContent>
            </w:sdt>
            <w:r w:rsidRPr="0029145E">
              <w:rPr>
                <w:rFonts w:eastAsia="Calibri" w:cstheme="minorHAnsi"/>
              </w:rPr>
              <w:t xml:space="preserve">  Divulgador   </w:t>
            </w:r>
            <w:sdt>
              <w:sdtPr>
                <w:rPr>
                  <w:rFonts w:eastAsia="Calibri" w:cstheme="minorHAnsi"/>
                </w:rPr>
                <w:id w:val="1578788293"/>
                <w14:checkbox>
                  <w14:checked w14:val="1"/>
                  <w14:checkedState w14:val="2612" w14:font="MS Gothic"/>
                  <w14:uncheckedState w14:val="2610" w14:font="MS Gothic"/>
                </w14:checkbox>
              </w:sdtPr>
              <w:sdtEndPr/>
              <w:sdtContent>
                <w:r w:rsidRPr="0029145E">
                  <w:rPr>
                    <w:rFonts w:ascii="Segoe UI Symbol" w:eastAsia="MS Gothic" w:hAnsi="Segoe UI Symbol" w:cs="Segoe UI Symbol"/>
                  </w:rPr>
                  <w:t>☒</w:t>
                </w:r>
              </w:sdtContent>
            </w:sdt>
            <w:r w:rsidRPr="0029145E">
              <w:rPr>
                <w:rFonts w:eastAsia="Calibri" w:cstheme="minorHAnsi"/>
              </w:rPr>
              <w:t xml:space="preserve">  Recebedor </w:t>
            </w:r>
          </w:p>
        </w:tc>
      </w:tr>
    </w:tbl>
    <w:p w14:paraId="0AF78108" w14:textId="77777777" w:rsidR="008A18E6" w:rsidRPr="0029145E" w:rsidRDefault="008A18E6" w:rsidP="008A18E6">
      <w:pPr>
        <w:spacing w:after="0" w:line="240" w:lineRule="auto"/>
        <w:jc w:val="both"/>
        <w:rPr>
          <w:rFonts w:eastAsia="Times New Roman" w:cstheme="minorHAnsi"/>
          <w:noProof/>
          <w:color w:val="000000" w:themeColor="text1"/>
          <w:lang w:eastAsia="pt-BR"/>
        </w:rPr>
      </w:pPr>
      <w:r w:rsidRPr="0029145E">
        <w:rPr>
          <w:rFonts w:eastAsia="Times New Roman" w:cstheme="minorHAnsi"/>
          <w:noProof/>
          <w:color w:val="000000" w:themeColor="text1"/>
          <w:lang w:eastAsia="pt-BR"/>
        </w:rPr>
        <w:t>  </w:t>
      </w:r>
    </w:p>
    <w:p w14:paraId="541DC435" w14:textId="77777777" w:rsidR="008A18E6" w:rsidRPr="00066115" w:rsidRDefault="008A18E6" w:rsidP="008A18E6">
      <w:pPr>
        <w:ind w:right="567"/>
        <w:jc w:val="both"/>
        <w:rPr>
          <w:rFonts w:ascii="Calibri" w:eastAsia="Calibri" w:hAnsi="Calibri" w:cs="Calibri"/>
          <w:b/>
        </w:rPr>
      </w:pPr>
      <w:r w:rsidRPr="00066115">
        <w:rPr>
          <w:rFonts w:ascii="Calibri" w:eastAsia="Calibri" w:hAnsi="Calibri" w:cs="Calibri"/>
          <w:b/>
        </w:rPr>
        <w:t>Considerando que:</w:t>
      </w:r>
    </w:p>
    <w:p w14:paraId="14FCF6DB" w14:textId="77777777" w:rsidR="008A18E6" w:rsidRPr="00066115" w:rsidRDefault="008A18E6" w:rsidP="008A18E6">
      <w:pPr>
        <w:pStyle w:val="PargrafodaLista"/>
        <w:numPr>
          <w:ilvl w:val="0"/>
          <w:numId w:val="2"/>
        </w:numPr>
        <w:spacing w:after="0" w:line="240" w:lineRule="auto"/>
        <w:jc w:val="both"/>
        <w:rPr>
          <w:rFonts w:ascii="Calibri" w:eastAsia="Times New Roman" w:hAnsi="Calibri" w:cs="Calibri"/>
          <w:noProof/>
          <w:color w:val="000000" w:themeColor="text1"/>
          <w:lang w:eastAsia="pt-BR"/>
        </w:rPr>
      </w:pPr>
      <w:r w:rsidRPr="00066115">
        <w:rPr>
          <w:rFonts w:ascii="Calibri" w:eastAsia="Times New Roman" w:hAnsi="Calibri" w:cs="Calibri"/>
          <w:noProof/>
          <w:color w:val="000000" w:themeColor="text1"/>
          <w:lang w:eastAsia="pt-BR"/>
        </w:rPr>
        <w:t>as Partes têm interesse em estabelecer o desenvolvimento de negócios e prestação de serviços que envolvem disponibilização de informações comerciais, industriais e de criação intelectual, de elevado sigilo;</w:t>
      </w:r>
    </w:p>
    <w:p w14:paraId="4796DB9E" w14:textId="77777777" w:rsidR="008A18E6" w:rsidRPr="00066115" w:rsidRDefault="008A18E6" w:rsidP="008A18E6">
      <w:pPr>
        <w:pStyle w:val="PargrafodaLista"/>
        <w:spacing w:after="0" w:line="240" w:lineRule="auto"/>
        <w:jc w:val="both"/>
        <w:rPr>
          <w:rFonts w:ascii="Calibri" w:eastAsia="Times New Roman" w:hAnsi="Calibri" w:cs="Calibri"/>
          <w:noProof/>
          <w:color w:val="000000" w:themeColor="text1"/>
          <w:lang w:eastAsia="pt-BR"/>
        </w:rPr>
      </w:pPr>
    </w:p>
    <w:p w14:paraId="01740EC0" w14:textId="77777777" w:rsidR="008A18E6" w:rsidRPr="00066115" w:rsidRDefault="008A18E6" w:rsidP="008A18E6">
      <w:pPr>
        <w:pStyle w:val="PargrafodaLista"/>
        <w:numPr>
          <w:ilvl w:val="0"/>
          <w:numId w:val="2"/>
        </w:numPr>
        <w:spacing w:after="0" w:line="240" w:lineRule="auto"/>
        <w:jc w:val="both"/>
        <w:rPr>
          <w:rFonts w:ascii="Calibri" w:eastAsia="Times New Roman" w:hAnsi="Calibri" w:cs="Calibri"/>
          <w:noProof/>
          <w:color w:val="000000" w:themeColor="text1"/>
          <w:lang w:eastAsia="pt-BR"/>
        </w:rPr>
      </w:pPr>
      <w:r w:rsidRPr="00066115">
        <w:rPr>
          <w:rFonts w:ascii="Calibri" w:eastAsia="Calibri" w:hAnsi="Calibri" w:cs="Calibri"/>
          <w:color w:val="000000"/>
        </w:rPr>
        <w:t>as Partes declaram estar legalmente habilitadas para celebrar este Acordo;</w:t>
      </w:r>
    </w:p>
    <w:p w14:paraId="5C6680C3" w14:textId="77777777" w:rsidR="008A18E6" w:rsidRPr="00066115" w:rsidRDefault="008A18E6" w:rsidP="008A18E6">
      <w:pPr>
        <w:spacing w:after="0" w:line="240" w:lineRule="auto"/>
        <w:jc w:val="both"/>
        <w:rPr>
          <w:rFonts w:ascii="Calibri" w:eastAsia="Times New Roman" w:hAnsi="Calibri" w:cs="Calibri"/>
          <w:noProof/>
          <w:color w:val="000000" w:themeColor="text1"/>
          <w:lang w:eastAsia="pt-BR"/>
        </w:rPr>
      </w:pPr>
    </w:p>
    <w:p w14:paraId="6366AEB4" w14:textId="77777777" w:rsidR="008A18E6" w:rsidRPr="00066115" w:rsidRDefault="008A18E6" w:rsidP="008A18E6">
      <w:pPr>
        <w:spacing w:after="0" w:line="240" w:lineRule="auto"/>
        <w:jc w:val="both"/>
        <w:rPr>
          <w:rFonts w:ascii="Calibri" w:eastAsia="Times New Roman" w:hAnsi="Calibri" w:cs="Calibri"/>
          <w:noProof/>
          <w:color w:val="000000" w:themeColor="text1"/>
          <w:lang w:eastAsia="pt-BR"/>
        </w:rPr>
      </w:pPr>
      <w:r w:rsidRPr="00066115">
        <w:rPr>
          <w:rFonts w:ascii="Calibri" w:eastAsia="Times New Roman" w:hAnsi="Calibri" w:cs="Calibri"/>
          <w:noProof/>
          <w:color w:val="000000" w:themeColor="text1"/>
          <w:lang w:eastAsia="pt-BR"/>
        </w:rPr>
        <w:t>Firmam o presente Acordo de Não Divulgação, mediante cláusulas e condições seguintes:</w:t>
      </w:r>
    </w:p>
    <w:p w14:paraId="754909FA" w14:textId="77777777" w:rsidR="008A18E6" w:rsidRPr="00066115" w:rsidRDefault="008A18E6" w:rsidP="008A18E6">
      <w:pPr>
        <w:spacing w:after="0" w:line="240" w:lineRule="auto"/>
        <w:jc w:val="both"/>
        <w:rPr>
          <w:rFonts w:ascii="Calibri" w:eastAsia="Times New Roman" w:hAnsi="Calibri" w:cs="Calibri"/>
          <w:noProof/>
          <w:color w:val="000000" w:themeColor="text1"/>
          <w:lang w:eastAsia="pt-BR"/>
        </w:rPr>
      </w:pPr>
    </w:p>
    <w:p w14:paraId="0E10ACD1" w14:textId="77777777" w:rsidR="008A18E6" w:rsidRPr="00066115" w:rsidRDefault="008A18E6" w:rsidP="008A18E6">
      <w:pPr>
        <w:spacing w:after="0" w:line="240" w:lineRule="auto"/>
        <w:jc w:val="both"/>
        <w:rPr>
          <w:rFonts w:ascii="Calibri" w:eastAsia="Times New Roman" w:hAnsi="Calibri" w:cs="Calibri"/>
          <w:b/>
          <w:bCs/>
          <w:smallCaps/>
          <w:lang w:eastAsia="pt-BR"/>
        </w:rPr>
      </w:pPr>
      <w:r w:rsidRPr="00066115">
        <w:rPr>
          <w:rFonts w:ascii="Calibri" w:eastAsia="Times New Roman" w:hAnsi="Calibri" w:cs="Calibri"/>
          <w:b/>
          <w:bCs/>
          <w:smallCaps/>
          <w:lang w:eastAsia="pt-BR"/>
        </w:rPr>
        <w:t xml:space="preserve">Informações confidenciais. </w:t>
      </w:r>
    </w:p>
    <w:p w14:paraId="30C27E1B" w14:textId="77777777" w:rsidR="008A18E6" w:rsidRPr="00066115" w:rsidRDefault="008A18E6" w:rsidP="008A18E6">
      <w:pPr>
        <w:numPr>
          <w:ilvl w:val="0"/>
          <w:numId w:val="1"/>
        </w:numPr>
        <w:tabs>
          <w:tab w:val="num" w:pos="426"/>
        </w:tabs>
        <w:spacing w:after="0" w:line="240" w:lineRule="auto"/>
        <w:ind w:left="0" w:firstLine="0"/>
        <w:jc w:val="both"/>
        <w:rPr>
          <w:rFonts w:ascii="Calibri" w:eastAsia="MS Mincho" w:hAnsi="Calibri" w:cs="Calibri"/>
          <w:lang w:eastAsia="pt-BR"/>
        </w:rPr>
      </w:pPr>
      <w:r w:rsidRPr="00066115">
        <w:rPr>
          <w:rFonts w:ascii="Calibri" w:eastAsia="Times New Roman" w:hAnsi="Calibri" w:cs="Calibri"/>
          <w:color w:val="000000" w:themeColor="text1"/>
          <w:lang w:eastAsia="pt-BR"/>
        </w:rPr>
        <w:t>Pelo presente instrumento, as partes acordam em estabelecer um tratamento adequado a dados e todas as demais informações de natureza confidencial, que serão trocadas pelas partes em negociações e entendimentos que vierem a estabelecer com relação ao fornecimento de equipamentos, programas de computador ou a desenvolvimento de projetos, de forma a dar as proteções necessárias à preservação dos direitos das partes relativos às mencionadas informações.</w:t>
      </w:r>
    </w:p>
    <w:p w14:paraId="306CA3C8" w14:textId="77777777" w:rsidR="008A18E6" w:rsidRPr="00066115" w:rsidRDefault="008A18E6" w:rsidP="008A18E6">
      <w:pPr>
        <w:spacing w:after="0" w:line="240" w:lineRule="auto"/>
        <w:jc w:val="both"/>
        <w:rPr>
          <w:rFonts w:ascii="Calibri" w:eastAsia="Times New Roman" w:hAnsi="Calibri" w:cs="Calibri"/>
          <w:lang w:eastAsia="pt-BR"/>
        </w:rPr>
      </w:pPr>
    </w:p>
    <w:p w14:paraId="52D3FE8E" w14:textId="77777777" w:rsidR="008A18E6" w:rsidRPr="00066115" w:rsidRDefault="008A18E6" w:rsidP="008A18E6">
      <w:pPr>
        <w:numPr>
          <w:ilvl w:val="0"/>
          <w:numId w:val="1"/>
        </w:numPr>
        <w:tabs>
          <w:tab w:val="num" w:pos="426"/>
        </w:tabs>
        <w:spacing w:after="0" w:line="240" w:lineRule="auto"/>
        <w:ind w:left="0" w:firstLine="0"/>
        <w:jc w:val="both"/>
        <w:rPr>
          <w:rFonts w:ascii="Calibri" w:eastAsia="Times New Roman" w:hAnsi="Calibri" w:cs="Calibri"/>
          <w:bCs/>
          <w:shd w:val="clear" w:color="auto" w:fill="FFFFFF"/>
          <w:lang w:eastAsia="pt-BR"/>
        </w:rPr>
      </w:pPr>
      <w:r w:rsidRPr="00066115">
        <w:rPr>
          <w:rFonts w:ascii="Calibri" w:eastAsia="Times New Roman" w:hAnsi="Calibri" w:cs="Calibri"/>
          <w:color w:val="000000" w:themeColor="text1"/>
          <w:lang w:eastAsia="pt-BR"/>
        </w:rPr>
        <w:t>Para fins deste Acordo, por</w:t>
      </w:r>
      <w:r w:rsidRPr="00066115">
        <w:rPr>
          <w:rFonts w:ascii="Calibri" w:hAnsi="Calibri" w:cs="Calibri"/>
        </w:rPr>
        <w:t xml:space="preserve"> “Informações Confidenciais” entende-se qualquer informação revelada ou relacionada com qualquer das Partes ou com suas afiliadas (assim entendidas todas as sociedades controladas, controladoras ou sob controle comum da Parte), ou ainda com o Negócio, assim como as informações e dados (sejam eles provisórios ou definitivos), quer sejam dados ou informações de natureza técnica, comercial, financeira, jurídica, ou ainda, de natureza diversa, incluindo, mas não se limitando a, segredos comerciais, </w:t>
      </w:r>
      <w:r w:rsidRPr="00066115">
        <w:rPr>
          <w:rFonts w:ascii="Calibri" w:hAnsi="Calibri" w:cs="Calibri"/>
          <w:i/>
        </w:rPr>
        <w:t>know-how</w:t>
      </w:r>
      <w:r w:rsidRPr="00066115">
        <w:rPr>
          <w:rFonts w:ascii="Calibri" w:hAnsi="Calibri" w:cs="Calibri"/>
        </w:rPr>
        <w:t>, e informações relacionadas com tecnologia, clientes, planos comerciais, atividades promocionais ou de comercialização, econômicas, finanças e outros negócios, que de modo geral não são de conhecimento público. Tais Informações Sigilosas não se limitam, mas poderão constar de diversos materiais tais como desenhos, modelos, dados, especificações, relatórios, compilações, programas de computador, fórmulas, patentes, planilhas financeiras e econômicas, informações de clientes e fornecedores existentes ou potenciais, contratos, produtos existentes ou futuros e outros materiais quaisquer que tenham sido obtidos ou conhecidos antes ou depois da vigência deste Acordo, incluindo também toda e qualquer informação disponibilizada verbalmente.</w:t>
      </w:r>
    </w:p>
    <w:p w14:paraId="29D971B1" w14:textId="77777777" w:rsidR="008A18E6" w:rsidRPr="00066115" w:rsidRDefault="008A18E6" w:rsidP="008A18E6">
      <w:pPr>
        <w:tabs>
          <w:tab w:val="num" w:pos="426"/>
        </w:tabs>
        <w:spacing w:after="0" w:line="240" w:lineRule="auto"/>
        <w:jc w:val="both"/>
        <w:rPr>
          <w:rFonts w:ascii="Calibri" w:eastAsia="Times New Roman" w:hAnsi="Calibri" w:cs="Calibri"/>
          <w:lang w:eastAsia="pt-BR"/>
        </w:rPr>
      </w:pPr>
      <w:r w:rsidRPr="00066115">
        <w:rPr>
          <w:rFonts w:ascii="Calibri" w:eastAsia="Times New Roman" w:hAnsi="Calibri" w:cs="Calibri"/>
          <w:lang w:eastAsia="pt-BR"/>
        </w:rPr>
        <w:t> </w:t>
      </w:r>
    </w:p>
    <w:p w14:paraId="15EB608E" w14:textId="77777777" w:rsidR="008A18E6" w:rsidRPr="00066115" w:rsidRDefault="008A18E6" w:rsidP="008A18E6">
      <w:pPr>
        <w:numPr>
          <w:ilvl w:val="0"/>
          <w:numId w:val="1"/>
        </w:numPr>
        <w:tabs>
          <w:tab w:val="num" w:pos="426"/>
        </w:tabs>
        <w:spacing w:after="0" w:line="240" w:lineRule="auto"/>
        <w:ind w:left="0" w:firstLine="0"/>
        <w:contextualSpacing/>
        <w:jc w:val="both"/>
        <w:rPr>
          <w:rFonts w:ascii="Calibri" w:eastAsia="Times New Roman" w:hAnsi="Calibri" w:cs="Calibri"/>
          <w:lang w:eastAsia="pt-BR"/>
        </w:rPr>
      </w:pPr>
      <w:r w:rsidRPr="00066115">
        <w:rPr>
          <w:rFonts w:ascii="Calibri" w:eastAsia="Times New Roman" w:hAnsi="Calibri" w:cs="Calibri"/>
          <w:color w:val="000000" w:themeColor="text1"/>
          <w:lang w:eastAsia="pt-BR"/>
        </w:rPr>
        <w:t>Fica estabelecido que todas as Informações Confidenciais trocadas entre as partes se subordinam ao seguinte padrão de critérios:</w:t>
      </w:r>
      <w:r w:rsidRPr="00066115">
        <w:rPr>
          <w:rFonts w:ascii="Calibri" w:eastAsia="Times New Roman" w:hAnsi="Calibri" w:cs="Calibri"/>
          <w:lang w:eastAsia="pt-BR"/>
        </w:rPr>
        <w:t>  </w:t>
      </w:r>
    </w:p>
    <w:p w14:paraId="01E3E57B" w14:textId="77777777" w:rsidR="008A18E6" w:rsidRPr="00066115" w:rsidRDefault="008A18E6" w:rsidP="008A18E6">
      <w:pPr>
        <w:spacing w:after="0" w:line="240" w:lineRule="auto"/>
        <w:contextualSpacing/>
        <w:jc w:val="both"/>
        <w:rPr>
          <w:rFonts w:ascii="Calibri" w:eastAsia="Times New Roman" w:hAnsi="Calibri" w:cs="Calibri"/>
          <w:lang w:eastAsia="pt-BR"/>
        </w:rPr>
      </w:pPr>
    </w:p>
    <w:p w14:paraId="1EE75483" w14:textId="77777777" w:rsidR="008A18E6" w:rsidRPr="00066115" w:rsidRDefault="008A18E6" w:rsidP="008A18E6">
      <w:pPr>
        <w:spacing w:line="240" w:lineRule="auto"/>
        <w:ind w:left="851"/>
        <w:jc w:val="both"/>
        <w:rPr>
          <w:rFonts w:ascii="Calibri" w:eastAsia="Times New Roman" w:hAnsi="Calibri" w:cs="Calibri"/>
          <w:bCs/>
          <w:shd w:val="clear" w:color="auto" w:fill="FFFFFF"/>
          <w:lang w:eastAsia="pt-BR"/>
        </w:rPr>
      </w:pPr>
      <w:r w:rsidRPr="00066115">
        <w:rPr>
          <w:rFonts w:ascii="Calibri" w:eastAsia="Times New Roman" w:hAnsi="Calibri" w:cs="Calibri"/>
          <w:bCs/>
          <w:shd w:val="clear" w:color="auto" w:fill="FFFFFF"/>
          <w:lang w:eastAsia="pt-BR"/>
        </w:rPr>
        <w:t>a)   </w:t>
      </w:r>
      <w:r w:rsidRPr="00066115">
        <w:rPr>
          <w:rFonts w:ascii="Calibri" w:eastAsia="Times New Roman" w:hAnsi="Calibri" w:cs="Calibri"/>
          <w:color w:val="000000" w:themeColor="text1"/>
          <w:lang w:eastAsia="pt-BR"/>
        </w:rPr>
        <w:t>deverão ser usadas exclusivamente para o Acordo e negócios que envolvam relações entre as partes;</w:t>
      </w:r>
    </w:p>
    <w:p w14:paraId="2BA1DB3E" w14:textId="77777777" w:rsidR="008A18E6" w:rsidRPr="00066115" w:rsidRDefault="008A18E6" w:rsidP="008A18E6">
      <w:pPr>
        <w:spacing w:line="240" w:lineRule="auto"/>
        <w:ind w:left="851"/>
        <w:jc w:val="both"/>
        <w:rPr>
          <w:rFonts w:ascii="Calibri" w:eastAsia="Times New Roman" w:hAnsi="Calibri" w:cs="Calibri"/>
          <w:bCs/>
          <w:shd w:val="clear" w:color="auto" w:fill="FFFFFF"/>
          <w:lang w:eastAsia="pt-BR"/>
        </w:rPr>
      </w:pPr>
      <w:r w:rsidRPr="00066115">
        <w:rPr>
          <w:rFonts w:ascii="Calibri" w:eastAsia="Times New Roman" w:hAnsi="Calibri" w:cs="Calibri"/>
          <w:bCs/>
          <w:shd w:val="clear" w:color="auto" w:fill="FFFFFF"/>
          <w:lang w:eastAsia="pt-BR"/>
        </w:rPr>
        <w:lastRenderedPageBreak/>
        <w:t>b)   </w:t>
      </w:r>
      <w:r w:rsidRPr="00066115">
        <w:rPr>
          <w:rFonts w:ascii="Calibri" w:eastAsia="Times New Roman" w:hAnsi="Calibri" w:cs="Calibri"/>
          <w:color w:val="000000" w:themeColor="text1"/>
          <w:lang w:eastAsia="pt-BR"/>
        </w:rPr>
        <w:t>não serão distribuídas, reveladas ou divulgadas de modo algum para terceiros, exceto para seus próprios funcionários que tenham necessidade justificada de ter conhecimento das referidas Informações Confidenciais e que, previamente, estejam obrigados à confidencialidade por compromisso formal.</w:t>
      </w:r>
    </w:p>
    <w:p w14:paraId="7B64A619" w14:textId="77777777" w:rsidR="008A18E6" w:rsidRPr="00066115" w:rsidRDefault="008A18E6" w:rsidP="008A18E6">
      <w:pPr>
        <w:numPr>
          <w:ilvl w:val="0"/>
          <w:numId w:val="1"/>
        </w:numPr>
        <w:tabs>
          <w:tab w:val="num" w:pos="426"/>
        </w:tabs>
        <w:spacing w:after="0" w:line="240" w:lineRule="auto"/>
        <w:ind w:left="0" w:firstLine="0"/>
        <w:contextualSpacing/>
        <w:jc w:val="both"/>
        <w:rPr>
          <w:rFonts w:ascii="Calibri" w:eastAsia="Times New Roman" w:hAnsi="Calibri" w:cs="Calibri"/>
          <w:bCs/>
          <w:shd w:val="clear" w:color="auto" w:fill="FFFFFF"/>
          <w:lang w:eastAsia="pt-BR"/>
        </w:rPr>
      </w:pPr>
      <w:r w:rsidRPr="00066115">
        <w:rPr>
          <w:rFonts w:ascii="Calibri" w:eastAsia="Times New Roman" w:hAnsi="Calibri" w:cs="Calibri"/>
          <w:color w:val="000000" w:themeColor="text1"/>
          <w:lang w:eastAsia="pt-BR"/>
        </w:rPr>
        <w:t>As obrigações não se aplicam, todavia, às informações que:</w:t>
      </w:r>
    </w:p>
    <w:p w14:paraId="5F44FF59" w14:textId="77777777" w:rsidR="008A18E6" w:rsidRPr="00066115" w:rsidRDefault="008A18E6" w:rsidP="008A18E6">
      <w:pPr>
        <w:spacing w:after="0" w:line="240" w:lineRule="auto"/>
        <w:jc w:val="both"/>
        <w:rPr>
          <w:rFonts w:ascii="Calibri" w:eastAsia="Times New Roman" w:hAnsi="Calibri" w:cs="Calibri"/>
          <w:bCs/>
          <w:shd w:val="clear" w:color="auto" w:fill="FFFFFF"/>
          <w:lang w:eastAsia="pt-BR"/>
        </w:rPr>
      </w:pPr>
      <w:r w:rsidRPr="00066115">
        <w:rPr>
          <w:rFonts w:ascii="Calibri" w:eastAsia="Times New Roman" w:hAnsi="Calibri" w:cs="Calibri"/>
          <w:bCs/>
          <w:shd w:val="clear" w:color="auto" w:fill="FFFFFF"/>
          <w:lang w:eastAsia="pt-BR"/>
        </w:rPr>
        <w:t> </w:t>
      </w:r>
    </w:p>
    <w:p w14:paraId="7504D351" w14:textId="77777777" w:rsidR="008A18E6" w:rsidRPr="00066115" w:rsidRDefault="008A18E6" w:rsidP="008A18E6">
      <w:pPr>
        <w:tabs>
          <w:tab w:val="left" w:pos="1276"/>
        </w:tabs>
        <w:spacing w:after="120" w:line="240" w:lineRule="auto"/>
        <w:ind w:left="851"/>
        <w:contextualSpacing/>
        <w:jc w:val="both"/>
        <w:rPr>
          <w:rFonts w:ascii="Calibri" w:eastAsia="Times New Roman" w:hAnsi="Calibri" w:cs="Calibri"/>
          <w:bCs/>
          <w:shd w:val="clear" w:color="auto" w:fill="FFFFFF"/>
          <w:lang w:eastAsia="pt-BR"/>
        </w:rPr>
      </w:pPr>
      <w:r w:rsidRPr="00066115">
        <w:rPr>
          <w:rFonts w:ascii="Calibri" w:eastAsia="Times New Roman" w:hAnsi="Calibri" w:cs="Calibri"/>
          <w:bCs/>
          <w:shd w:val="clear" w:color="auto" w:fill="FFFFFF"/>
          <w:lang w:eastAsia="pt-BR"/>
        </w:rPr>
        <w:t>a)  a Parte Receptora possa comprovar que já são de domínio público ou que se tornaram disponíveis para o público por outro meio;</w:t>
      </w:r>
    </w:p>
    <w:p w14:paraId="552BD066" w14:textId="77777777" w:rsidR="008A18E6" w:rsidRPr="00066115" w:rsidRDefault="008A18E6" w:rsidP="008A18E6">
      <w:pPr>
        <w:tabs>
          <w:tab w:val="left" w:pos="1276"/>
        </w:tabs>
        <w:spacing w:after="120" w:line="240" w:lineRule="auto"/>
        <w:ind w:left="851"/>
        <w:contextualSpacing/>
        <w:jc w:val="both"/>
        <w:rPr>
          <w:rFonts w:ascii="Calibri" w:eastAsia="Times New Roman" w:hAnsi="Calibri" w:cs="Calibri"/>
          <w:bCs/>
          <w:shd w:val="clear" w:color="auto" w:fill="FFFFFF"/>
          <w:lang w:eastAsia="pt-BR"/>
        </w:rPr>
      </w:pPr>
    </w:p>
    <w:p w14:paraId="0CE6AA35" w14:textId="77777777" w:rsidR="008A18E6" w:rsidRPr="00066115" w:rsidRDefault="008A18E6" w:rsidP="008A18E6">
      <w:pPr>
        <w:tabs>
          <w:tab w:val="left" w:pos="1276"/>
        </w:tabs>
        <w:spacing w:after="120" w:line="240" w:lineRule="auto"/>
        <w:ind w:left="851"/>
        <w:contextualSpacing/>
        <w:jc w:val="both"/>
        <w:rPr>
          <w:rFonts w:ascii="Calibri" w:eastAsia="Times New Roman" w:hAnsi="Calibri" w:cs="Calibri"/>
          <w:bCs/>
          <w:shd w:val="clear" w:color="auto" w:fill="FFFFFF"/>
          <w:lang w:eastAsia="pt-BR"/>
        </w:rPr>
      </w:pPr>
      <w:r w:rsidRPr="00066115">
        <w:rPr>
          <w:rFonts w:ascii="Calibri" w:eastAsia="Times New Roman" w:hAnsi="Calibri" w:cs="Calibri"/>
          <w:bCs/>
          <w:shd w:val="clear" w:color="auto" w:fill="FFFFFF"/>
          <w:lang w:eastAsia="pt-BR"/>
        </w:rPr>
        <w:t>b)    já se encontravam sob a posse da Parte Receptora anteriormente ao recebimento da Parte Reveladora, conforme se comprovar por registros escritos e documentos formais;</w:t>
      </w:r>
    </w:p>
    <w:p w14:paraId="081C5BDE" w14:textId="77777777" w:rsidR="008A18E6" w:rsidRPr="00066115" w:rsidRDefault="008A18E6" w:rsidP="008A18E6">
      <w:pPr>
        <w:tabs>
          <w:tab w:val="left" w:pos="1276"/>
        </w:tabs>
        <w:spacing w:after="120" w:line="240" w:lineRule="auto"/>
        <w:ind w:left="851"/>
        <w:contextualSpacing/>
        <w:jc w:val="both"/>
        <w:rPr>
          <w:rFonts w:ascii="Calibri" w:eastAsia="Times New Roman" w:hAnsi="Calibri" w:cs="Calibri"/>
          <w:bCs/>
          <w:shd w:val="clear" w:color="auto" w:fill="FFFFFF"/>
          <w:lang w:eastAsia="pt-BR"/>
        </w:rPr>
      </w:pPr>
    </w:p>
    <w:p w14:paraId="42FD185C" w14:textId="77777777" w:rsidR="008A18E6" w:rsidRPr="00066115" w:rsidRDefault="008A18E6" w:rsidP="008A18E6">
      <w:pPr>
        <w:tabs>
          <w:tab w:val="left" w:pos="1276"/>
        </w:tabs>
        <w:spacing w:after="120" w:line="240" w:lineRule="auto"/>
        <w:ind w:left="851"/>
        <w:contextualSpacing/>
        <w:jc w:val="both"/>
        <w:rPr>
          <w:rFonts w:ascii="Calibri" w:eastAsia="Times New Roman" w:hAnsi="Calibri" w:cs="Calibri"/>
          <w:bCs/>
          <w:shd w:val="clear" w:color="auto" w:fill="FFFFFF"/>
          <w:lang w:eastAsia="pt-BR"/>
        </w:rPr>
      </w:pPr>
      <w:r w:rsidRPr="00066115">
        <w:rPr>
          <w:rFonts w:ascii="Calibri" w:eastAsia="Times New Roman" w:hAnsi="Calibri" w:cs="Calibri"/>
          <w:bCs/>
          <w:shd w:val="clear" w:color="auto" w:fill="FFFFFF"/>
          <w:lang w:eastAsia="pt-BR"/>
        </w:rPr>
        <w:t>c)    foram divulgadas formalmente pela Parte Reveladora;</w:t>
      </w:r>
    </w:p>
    <w:p w14:paraId="029C4A8E" w14:textId="77777777" w:rsidR="008A18E6" w:rsidRPr="00066115" w:rsidRDefault="008A18E6" w:rsidP="008A18E6">
      <w:pPr>
        <w:tabs>
          <w:tab w:val="left" w:pos="1276"/>
        </w:tabs>
        <w:spacing w:after="120" w:line="240" w:lineRule="auto"/>
        <w:ind w:left="851"/>
        <w:contextualSpacing/>
        <w:jc w:val="both"/>
        <w:rPr>
          <w:rFonts w:ascii="Calibri" w:eastAsia="Times New Roman" w:hAnsi="Calibri" w:cs="Calibri"/>
          <w:bCs/>
          <w:shd w:val="clear" w:color="auto" w:fill="FFFFFF"/>
          <w:lang w:eastAsia="pt-BR"/>
        </w:rPr>
      </w:pPr>
    </w:p>
    <w:p w14:paraId="40E4E7DA" w14:textId="77777777" w:rsidR="008A18E6" w:rsidRPr="00066115" w:rsidRDefault="008A18E6" w:rsidP="008A18E6">
      <w:pPr>
        <w:tabs>
          <w:tab w:val="left" w:pos="1276"/>
        </w:tabs>
        <w:spacing w:after="120" w:line="240" w:lineRule="auto"/>
        <w:ind w:left="851"/>
        <w:contextualSpacing/>
        <w:jc w:val="both"/>
        <w:rPr>
          <w:rFonts w:ascii="Calibri" w:eastAsia="Times New Roman" w:hAnsi="Calibri" w:cs="Calibri"/>
          <w:bCs/>
          <w:shd w:val="clear" w:color="auto" w:fill="FFFFFF"/>
          <w:lang w:eastAsia="pt-BR"/>
        </w:rPr>
      </w:pPr>
      <w:r w:rsidRPr="00066115">
        <w:rPr>
          <w:rFonts w:ascii="Calibri" w:eastAsia="Times New Roman" w:hAnsi="Calibri" w:cs="Calibri"/>
          <w:bCs/>
          <w:shd w:val="clear" w:color="auto" w:fill="FFFFFF"/>
          <w:lang w:eastAsia="pt-BR"/>
        </w:rPr>
        <w:t>d)     a revelação seja exigida por lei ou regras impostas por órgãos governamentais competentes.</w:t>
      </w:r>
    </w:p>
    <w:p w14:paraId="289F6DDE" w14:textId="77777777" w:rsidR="008A18E6" w:rsidRPr="00066115" w:rsidRDefault="008A18E6" w:rsidP="008A18E6">
      <w:pPr>
        <w:tabs>
          <w:tab w:val="left" w:pos="1276"/>
        </w:tabs>
        <w:spacing w:after="120" w:line="240" w:lineRule="auto"/>
        <w:ind w:left="851"/>
        <w:contextualSpacing/>
        <w:jc w:val="both"/>
        <w:rPr>
          <w:rFonts w:ascii="Calibri" w:eastAsia="Times New Roman" w:hAnsi="Calibri" w:cs="Calibri"/>
          <w:bCs/>
          <w:shd w:val="clear" w:color="auto" w:fill="FFFFFF"/>
          <w:lang w:eastAsia="pt-BR"/>
        </w:rPr>
      </w:pPr>
    </w:p>
    <w:p w14:paraId="074695B3" w14:textId="77777777" w:rsidR="008A18E6" w:rsidRPr="00066115" w:rsidRDefault="008A18E6" w:rsidP="008A18E6">
      <w:pPr>
        <w:numPr>
          <w:ilvl w:val="0"/>
          <w:numId w:val="1"/>
        </w:numPr>
        <w:tabs>
          <w:tab w:val="num" w:pos="0"/>
          <w:tab w:val="left" w:pos="426"/>
        </w:tabs>
        <w:spacing w:after="120" w:line="240" w:lineRule="auto"/>
        <w:ind w:left="0" w:firstLine="0"/>
        <w:contextualSpacing/>
        <w:jc w:val="both"/>
        <w:rPr>
          <w:rFonts w:ascii="Calibri" w:eastAsia="Times New Roman" w:hAnsi="Calibri" w:cs="Calibri"/>
          <w:bCs/>
          <w:shd w:val="clear" w:color="auto" w:fill="FFFFFF"/>
          <w:lang w:eastAsia="pt-BR"/>
        </w:rPr>
      </w:pPr>
      <w:r w:rsidRPr="00066115">
        <w:rPr>
          <w:rFonts w:ascii="Calibri" w:eastAsia="Times New Roman" w:hAnsi="Calibri" w:cs="Calibri"/>
          <w:color w:val="000000" w:themeColor="text1"/>
          <w:lang w:eastAsia="pt-BR"/>
        </w:rPr>
        <w:t>As Partes poderão se negar à aceitação de informações transmitidas por força deste acordo, desde que em momento anterior a qualquer revelação.</w:t>
      </w:r>
    </w:p>
    <w:p w14:paraId="39E9A269" w14:textId="77777777" w:rsidR="008A18E6" w:rsidRPr="00066115" w:rsidRDefault="008A18E6" w:rsidP="008A18E6">
      <w:pPr>
        <w:spacing w:after="120" w:line="240" w:lineRule="auto"/>
        <w:jc w:val="both"/>
        <w:rPr>
          <w:rFonts w:ascii="Calibri" w:eastAsia="Times New Roman" w:hAnsi="Calibri" w:cs="Calibri"/>
          <w:b/>
          <w:smallCaps/>
          <w:shd w:val="clear" w:color="auto" w:fill="FFFFFF"/>
          <w:lang w:eastAsia="pt-BR"/>
        </w:rPr>
      </w:pPr>
    </w:p>
    <w:p w14:paraId="53085A54" w14:textId="77777777" w:rsidR="008A18E6" w:rsidRPr="00066115" w:rsidRDefault="008A18E6" w:rsidP="008A18E6">
      <w:pPr>
        <w:spacing w:after="120" w:line="240" w:lineRule="auto"/>
        <w:jc w:val="both"/>
        <w:rPr>
          <w:rFonts w:ascii="Calibri" w:eastAsia="Times New Roman" w:hAnsi="Calibri" w:cs="Calibri"/>
          <w:b/>
          <w:smallCaps/>
          <w:shd w:val="clear" w:color="auto" w:fill="FFFFFF"/>
          <w:lang w:eastAsia="pt-BR"/>
        </w:rPr>
      </w:pPr>
      <w:r w:rsidRPr="00066115">
        <w:rPr>
          <w:rFonts w:ascii="Calibri" w:eastAsia="Times New Roman" w:hAnsi="Calibri" w:cs="Calibri"/>
          <w:b/>
          <w:smallCaps/>
          <w:shd w:val="clear" w:color="auto" w:fill="FFFFFF"/>
          <w:lang w:eastAsia="pt-BR"/>
        </w:rPr>
        <w:t>Representantes.</w:t>
      </w:r>
    </w:p>
    <w:p w14:paraId="027E2D99"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MS Mincho" w:hAnsi="Calibri" w:cs="Calibri"/>
          <w:lang w:eastAsia="pt-BR"/>
        </w:rPr>
      </w:pPr>
      <w:r w:rsidRPr="00066115">
        <w:rPr>
          <w:rFonts w:ascii="Calibri" w:eastAsia="Times New Roman" w:hAnsi="Calibri" w:cs="Calibri"/>
          <w:color w:val="000000" w:themeColor="text1"/>
          <w:lang w:eastAsia="pt-BR"/>
        </w:rPr>
        <w:t xml:space="preserve">As informações serão utilizadas pela </w:t>
      </w:r>
      <w:r w:rsidRPr="00066115">
        <w:rPr>
          <w:rFonts w:ascii="Calibri" w:eastAsia="Times New Roman" w:hAnsi="Calibri" w:cs="Calibri"/>
          <w:b/>
          <w:bCs/>
          <w:color w:val="000000" w:themeColor="text1"/>
          <w:lang w:eastAsia="pt-BR"/>
        </w:rPr>
        <w:t>Parte Receptora</w:t>
      </w:r>
      <w:r w:rsidRPr="00066115">
        <w:rPr>
          <w:rFonts w:ascii="Calibri" w:eastAsia="Times New Roman" w:hAnsi="Calibri" w:cs="Calibri"/>
          <w:color w:val="000000" w:themeColor="text1"/>
          <w:lang w:eastAsia="pt-BR"/>
        </w:rPr>
        <w:t xml:space="preserve"> ou seus representantes (sócios, diretores ou colaboradores) acima, somente para a finalidade prevista neste termo, sendo que, cada uma das partes concorda em informar seus respectivos representantes acerca da natureza confidencial das informações, em dar-lhes ciência de suas obrigações e responsabilidades decorrentes deste termo, fazendo com que tais representantes tratem referidas informações sob estrita confidencialidade. </w:t>
      </w:r>
      <w:r w:rsidRPr="00066115">
        <w:rPr>
          <w:rFonts w:ascii="Calibri" w:eastAsia="Calibri" w:hAnsi="Calibri" w:cs="Calibri"/>
          <w:color w:val="000000"/>
        </w:rPr>
        <w:t>Cada parte deverá ser responsável por qualquer violação dessas obrigações de confidencialidade por seus representantes.</w:t>
      </w:r>
    </w:p>
    <w:p w14:paraId="3DA7FB55" w14:textId="77777777" w:rsidR="008A18E6" w:rsidRPr="00066115" w:rsidRDefault="008A18E6" w:rsidP="008A18E6">
      <w:pPr>
        <w:spacing w:after="120" w:line="240" w:lineRule="auto"/>
        <w:jc w:val="both"/>
        <w:rPr>
          <w:rFonts w:ascii="Calibri" w:eastAsia="MS Mincho" w:hAnsi="Calibri" w:cs="Calibri"/>
          <w:b/>
          <w:bCs/>
          <w:smallCaps/>
          <w:lang w:eastAsia="pt-BR"/>
        </w:rPr>
      </w:pPr>
      <w:r w:rsidRPr="00066115">
        <w:rPr>
          <w:rFonts w:ascii="Calibri" w:eastAsia="MS Mincho" w:hAnsi="Calibri" w:cs="Calibri"/>
          <w:b/>
          <w:bCs/>
          <w:smallCaps/>
          <w:lang w:eastAsia="pt-BR"/>
        </w:rPr>
        <w:t>Não aliciamento.</w:t>
      </w:r>
    </w:p>
    <w:p w14:paraId="7061C0EC"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MS Mincho" w:hAnsi="Calibri" w:cs="Calibri"/>
          <w:lang w:eastAsia="pt-BR"/>
        </w:rPr>
      </w:pPr>
      <w:r w:rsidRPr="00066115">
        <w:rPr>
          <w:rFonts w:ascii="Calibri" w:eastAsia="Times New Roman" w:hAnsi="Calibri" w:cs="Calibri"/>
          <w:color w:val="000000" w:themeColor="text1"/>
          <w:lang w:eastAsia="pt-BR"/>
        </w:rPr>
        <w:t>Cada Parte não poderá contratar funcionários da outra Parte durante a vigência deste acordo e em até 6 (seis) meses contados de seu término, salvo se acordado entre as partes ou em caso de processo seletivo aberto ao público, sem interferência direta de nenhuma das Partes.</w:t>
      </w:r>
    </w:p>
    <w:p w14:paraId="713314CB"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MS Mincho" w:hAnsi="Calibri" w:cs="Calibri"/>
          <w:lang w:eastAsia="pt-BR"/>
        </w:rPr>
      </w:pPr>
      <w:r w:rsidRPr="00066115">
        <w:rPr>
          <w:rFonts w:ascii="Calibri" w:eastAsia="Times New Roman" w:hAnsi="Calibri" w:cs="Calibri"/>
          <w:color w:val="000000" w:themeColor="text1"/>
          <w:lang w:eastAsia="pt-BR"/>
        </w:rPr>
        <w:t>Pelo presente acordo não se estabelece qualquer vínculo empregatício entre o pessoal empregado, direta ou indiretamente, nas atividades entre as partes, quer por uma parte com relação à outra parte, correndo por conta exclusiva de cada uma das partes, únicas responsáveis como empregadoras, todas as despesas com seus respectivos empregados e pessoal envolvido, inclusive os encargos decorrentes da legislação vigente, seja trabalhista, previdenciária, securitária ou qualquer outra.</w:t>
      </w:r>
    </w:p>
    <w:p w14:paraId="4FB1A1B6" w14:textId="77777777" w:rsidR="008A18E6" w:rsidRPr="00066115" w:rsidRDefault="008A18E6" w:rsidP="008A18E6">
      <w:pPr>
        <w:spacing w:after="120" w:line="240" w:lineRule="auto"/>
        <w:jc w:val="both"/>
        <w:rPr>
          <w:rFonts w:ascii="Calibri" w:eastAsia="MS Mincho" w:hAnsi="Calibri" w:cs="Calibri"/>
          <w:b/>
          <w:bCs/>
          <w:smallCaps/>
          <w:lang w:eastAsia="pt-BR"/>
        </w:rPr>
      </w:pPr>
    </w:p>
    <w:p w14:paraId="6C95A798" w14:textId="77777777" w:rsidR="008A18E6" w:rsidRPr="00066115" w:rsidRDefault="008A18E6" w:rsidP="008A18E6">
      <w:pPr>
        <w:spacing w:after="120" w:line="240" w:lineRule="auto"/>
        <w:jc w:val="both"/>
        <w:rPr>
          <w:rFonts w:ascii="Calibri" w:eastAsia="MS Mincho" w:hAnsi="Calibri" w:cs="Calibri"/>
          <w:b/>
          <w:bCs/>
          <w:smallCaps/>
          <w:lang w:eastAsia="pt-BR"/>
        </w:rPr>
      </w:pPr>
      <w:r w:rsidRPr="00066115">
        <w:rPr>
          <w:rFonts w:ascii="Calibri" w:eastAsia="MS Mincho" w:hAnsi="Calibri" w:cs="Calibri"/>
          <w:b/>
          <w:bCs/>
          <w:smallCaps/>
          <w:lang w:eastAsia="pt-BR"/>
        </w:rPr>
        <w:t>Obrigações das Partes.</w:t>
      </w:r>
    </w:p>
    <w:p w14:paraId="444B6250" w14:textId="77777777" w:rsidR="008A18E6" w:rsidRPr="00066115" w:rsidRDefault="008A18E6" w:rsidP="008A18E6">
      <w:pPr>
        <w:numPr>
          <w:ilvl w:val="0"/>
          <w:numId w:val="1"/>
        </w:numPr>
        <w:tabs>
          <w:tab w:val="num" w:pos="426"/>
        </w:tabs>
        <w:spacing w:line="240" w:lineRule="auto"/>
        <w:ind w:left="0" w:firstLine="0"/>
        <w:contextualSpacing/>
        <w:jc w:val="both"/>
        <w:rPr>
          <w:rFonts w:ascii="Calibri" w:eastAsia="Times New Roman" w:hAnsi="Calibri" w:cs="Calibri"/>
          <w:bCs/>
          <w:shd w:val="clear" w:color="auto" w:fill="FFFFFF"/>
          <w:lang w:eastAsia="pt-BR"/>
        </w:rPr>
      </w:pPr>
      <w:r w:rsidRPr="00066115">
        <w:rPr>
          <w:rFonts w:ascii="Calibri" w:eastAsia="Times New Roman" w:hAnsi="Calibri" w:cs="Calibri"/>
          <w:color w:val="000000" w:themeColor="text1"/>
          <w:lang w:eastAsia="pt-BR"/>
        </w:rPr>
        <w:t>A revelação de informações gerais, comerciais ou confidenciais não implicará em obrigação de reciprocidade.</w:t>
      </w:r>
    </w:p>
    <w:p w14:paraId="1B0766B7"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Times New Roman" w:hAnsi="Calibri" w:cs="Calibri"/>
          <w:bCs/>
          <w:shd w:val="clear" w:color="auto" w:fill="FFFFFF"/>
          <w:lang w:eastAsia="pt-BR"/>
        </w:rPr>
      </w:pPr>
      <w:r w:rsidRPr="00066115">
        <w:rPr>
          <w:rFonts w:ascii="Calibri" w:eastAsia="Times New Roman" w:hAnsi="Calibri" w:cs="Calibri"/>
          <w:color w:val="000000" w:themeColor="text1"/>
          <w:lang w:eastAsia="pt-BR"/>
        </w:rPr>
        <w:t>O presente instrumento não concede ou transmite qualquer licença ou direito de uso de direito patenteável, direito autoral, direito sobre marca registrada ou qualquer outro meio de propriedade exclusiva.</w:t>
      </w:r>
    </w:p>
    <w:p w14:paraId="05FC312F"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Times New Roman" w:hAnsi="Calibri" w:cs="Calibri"/>
          <w:bCs/>
          <w:shd w:val="clear" w:color="auto" w:fill="FFFFFF"/>
          <w:lang w:eastAsia="pt-BR"/>
        </w:rPr>
      </w:pPr>
      <w:r w:rsidRPr="00066115">
        <w:rPr>
          <w:rFonts w:ascii="Calibri" w:eastAsia="Times New Roman" w:hAnsi="Calibri" w:cs="Calibri"/>
          <w:color w:val="000000" w:themeColor="text1"/>
          <w:lang w:eastAsia="pt-BR"/>
        </w:rPr>
        <w:t xml:space="preserve">Caso a </w:t>
      </w:r>
      <w:r w:rsidRPr="00066115">
        <w:rPr>
          <w:rFonts w:ascii="Calibri" w:eastAsia="Times New Roman" w:hAnsi="Calibri" w:cs="Calibri"/>
          <w:b/>
          <w:bCs/>
          <w:color w:val="000000" w:themeColor="text1"/>
          <w:lang w:eastAsia="pt-BR"/>
        </w:rPr>
        <w:t>Parte Receptora</w:t>
      </w:r>
      <w:r w:rsidRPr="00066115">
        <w:rPr>
          <w:rFonts w:ascii="Calibri" w:eastAsia="Times New Roman" w:hAnsi="Calibri" w:cs="Calibri"/>
          <w:color w:val="000000" w:themeColor="text1"/>
          <w:lang w:eastAsia="pt-BR"/>
        </w:rPr>
        <w:t xml:space="preserve"> ou qualquer dos seus representantes mencionados na Cláusula 6.ª acima, seja obrigada em decorrência de intimação de autoridade judiciária a revelar quaisquer informações objeto deste termo, notificará por escrito à </w:t>
      </w:r>
      <w:r w:rsidRPr="00066115">
        <w:rPr>
          <w:rFonts w:ascii="Calibri" w:eastAsia="Times New Roman" w:hAnsi="Calibri" w:cs="Calibri"/>
          <w:b/>
          <w:bCs/>
          <w:color w:val="000000" w:themeColor="text1"/>
          <w:lang w:eastAsia="pt-BR"/>
        </w:rPr>
        <w:t xml:space="preserve">Parte Reveladora </w:t>
      </w:r>
      <w:r w:rsidRPr="00066115">
        <w:rPr>
          <w:rFonts w:ascii="Calibri" w:eastAsia="Times New Roman" w:hAnsi="Calibri" w:cs="Calibri"/>
          <w:color w:val="000000" w:themeColor="text1"/>
          <w:lang w:eastAsia="pt-BR"/>
        </w:rPr>
        <w:t xml:space="preserve">imediatamente acerca da referida intimação, de forma a permitir que a </w:t>
      </w:r>
      <w:r w:rsidRPr="00066115">
        <w:rPr>
          <w:rFonts w:ascii="Calibri" w:eastAsia="Times New Roman" w:hAnsi="Calibri" w:cs="Calibri"/>
          <w:b/>
          <w:color w:val="000000" w:themeColor="text1"/>
          <w:lang w:eastAsia="pt-BR"/>
        </w:rPr>
        <w:t>P</w:t>
      </w:r>
      <w:r w:rsidRPr="00066115">
        <w:rPr>
          <w:rFonts w:ascii="Calibri" w:eastAsia="Times New Roman" w:hAnsi="Calibri" w:cs="Calibri"/>
          <w:b/>
          <w:bCs/>
          <w:color w:val="000000" w:themeColor="text1"/>
          <w:lang w:eastAsia="pt-BR"/>
        </w:rPr>
        <w:t xml:space="preserve">arte Reveladora </w:t>
      </w:r>
      <w:r w:rsidRPr="00066115">
        <w:rPr>
          <w:rFonts w:ascii="Calibri" w:eastAsia="Times New Roman" w:hAnsi="Calibri" w:cs="Calibri"/>
          <w:color w:val="000000" w:themeColor="text1"/>
          <w:lang w:eastAsia="pt-BR"/>
        </w:rPr>
        <w:t>possa optar entre recorrer a uma liminar ou outro recurso apropriado para impedir a revelação ou consentir, por escrito, com referida revelação.</w:t>
      </w:r>
    </w:p>
    <w:p w14:paraId="36F77C1E"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Times New Roman" w:hAnsi="Calibri" w:cs="Calibri"/>
          <w:b/>
          <w:smallCaps/>
          <w:shd w:val="clear" w:color="auto" w:fill="FFFFFF"/>
          <w:lang w:eastAsia="pt-BR"/>
        </w:rPr>
      </w:pPr>
      <w:r w:rsidRPr="00066115">
        <w:rPr>
          <w:rFonts w:ascii="Calibri" w:eastAsia="Times New Roman" w:hAnsi="Calibri" w:cs="Calibri"/>
          <w:color w:val="000000" w:themeColor="text1"/>
          <w:lang w:eastAsia="pt-BR"/>
        </w:rPr>
        <w:t>As Partes não estarão obrigadas a pagar qualquer remuneração pela revelação de quaisquer informações previstas por força do presente instrumento.</w:t>
      </w:r>
    </w:p>
    <w:p w14:paraId="4F614C89" w14:textId="77777777" w:rsidR="008A18E6" w:rsidRPr="00066115" w:rsidRDefault="008A18E6" w:rsidP="008A18E6">
      <w:pPr>
        <w:spacing w:after="120" w:line="240" w:lineRule="auto"/>
        <w:jc w:val="both"/>
        <w:rPr>
          <w:rFonts w:ascii="Calibri" w:eastAsia="Times New Roman" w:hAnsi="Calibri" w:cs="Calibri"/>
          <w:b/>
          <w:smallCaps/>
          <w:shd w:val="clear" w:color="auto" w:fill="FFFFFF"/>
          <w:lang w:eastAsia="pt-BR"/>
        </w:rPr>
      </w:pPr>
      <w:r w:rsidRPr="00066115">
        <w:rPr>
          <w:rFonts w:ascii="Calibri" w:eastAsia="Times New Roman" w:hAnsi="Calibri" w:cs="Calibri"/>
          <w:b/>
          <w:smallCaps/>
          <w:shd w:val="clear" w:color="auto" w:fill="FFFFFF"/>
          <w:lang w:eastAsia="pt-BR"/>
        </w:rPr>
        <w:lastRenderedPageBreak/>
        <w:t>Prazo.</w:t>
      </w:r>
    </w:p>
    <w:p w14:paraId="62C2021A"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Times New Roman" w:hAnsi="Calibri" w:cs="Calibri"/>
          <w:bCs/>
          <w:shd w:val="clear" w:color="auto" w:fill="FFFFFF"/>
          <w:lang w:eastAsia="pt-BR"/>
        </w:rPr>
      </w:pPr>
      <w:r w:rsidRPr="00066115">
        <w:rPr>
          <w:rFonts w:ascii="Calibri" w:eastAsia="Times New Roman" w:hAnsi="Calibri" w:cs="Calibri"/>
          <w:color w:val="000000" w:themeColor="text1"/>
          <w:lang w:eastAsia="pt-BR"/>
        </w:rPr>
        <w:t>O presente Acordo terá vigência de 05 (cinco) anos contados da data de sua assinatura, e será encerrado a qualquer momento após a rescisão das relações entre as partes, mediante notificação escrita com 30 (trinta) dias de antecedência. As obrigações, entretanto, permanecerão pelo prazo de mais 3 (três) anos após findo o Acordo.</w:t>
      </w:r>
    </w:p>
    <w:p w14:paraId="47D79396"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Times New Roman" w:hAnsi="Calibri" w:cs="Calibri"/>
          <w:bCs/>
          <w:shd w:val="clear" w:color="auto" w:fill="FFFFFF"/>
          <w:lang w:eastAsia="pt-BR"/>
        </w:rPr>
      </w:pPr>
      <w:r w:rsidRPr="00066115">
        <w:rPr>
          <w:rFonts w:ascii="Calibri" w:eastAsia="Times New Roman" w:hAnsi="Calibri" w:cs="Calibri"/>
          <w:color w:val="000000" w:themeColor="text1"/>
          <w:lang w:eastAsia="pt-BR"/>
        </w:rPr>
        <w:t xml:space="preserve">Todas as informações confidenciais trocadas entre as partes deverão ser devolvidas para </w:t>
      </w:r>
      <w:proofErr w:type="gramStart"/>
      <w:r w:rsidRPr="00066115">
        <w:rPr>
          <w:rFonts w:ascii="Calibri" w:eastAsia="Times New Roman" w:hAnsi="Calibri" w:cs="Calibri"/>
          <w:color w:val="000000" w:themeColor="text1"/>
          <w:lang w:eastAsia="pt-BR"/>
        </w:rPr>
        <w:t>à</w:t>
      </w:r>
      <w:proofErr w:type="gramEnd"/>
      <w:r w:rsidRPr="00066115">
        <w:rPr>
          <w:rFonts w:ascii="Calibri" w:eastAsia="Times New Roman" w:hAnsi="Calibri" w:cs="Calibri"/>
          <w:color w:val="000000" w:themeColor="text1"/>
          <w:lang w:eastAsia="pt-BR"/>
        </w:rPr>
        <w:t xml:space="preserve"> </w:t>
      </w:r>
      <w:r w:rsidRPr="00066115">
        <w:rPr>
          <w:rFonts w:ascii="Calibri" w:eastAsia="Times New Roman" w:hAnsi="Calibri" w:cs="Calibri"/>
          <w:b/>
          <w:color w:val="000000" w:themeColor="text1"/>
          <w:lang w:eastAsia="pt-BR"/>
        </w:rPr>
        <w:t>Parte Reveladora</w:t>
      </w:r>
      <w:r w:rsidRPr="00066115">
        <w:rPr>
          <w:rFonts w:ascii="Calibri" w:eastAsia="Times New Roman" w:hAnsi="Calibri" w:cs="Calibri"/>
          <w:color w:val="000000" w:themeColor="text1"/>
          <w:lang w:eastAsia="pt-BR"/>
        </w:rPr>
        <w:t xml:space="preserve"> ou destruídas pela </w:t>
      </w:r>
      <w:r w:rsidRPr="00066115">
        <w:rPr>
          <w:rFonts w:ascii="Calibri" w:eastAsia="Times New Roman" w:hAnsi="Calibri" w:cs="Calibri"/>
          <w:b/>
          <w:color w:val="000000" w:themeColor="text1"/>
          <w:lang w:eastAsia="pt-BR"/>
        </w:rPr>
        <w:t>Parte Receptora</w:t>
      </w:r>
      <w:r w:rsidRPr="00066115">
        <w:rPr>
          <w:rFonts w:ascii="Calibri" w:eastAsia="Times New Roman" w:hAnsi="Calibri" w:cs="Calibri"/>
          <w:color w:val="000000" w:themeColor="text1"/>
          <w:lang w:eastAsia="pt-BR"/>
        </w:rPr>
        <w:t>, imediatamente após a extinção deste Acordo.</w:t>
      </w:r>
    </w:p>
    <w:p w14:paraId="3445A9CD" w14:textId="77777777" w:rsidR="008A18E6" w:rsidRPr="00066115" w:rsidRDefault="008A18E6" w:rsidP="008A18E6">
      <w:pPr>
        <w:spacing w:after="120" w:line="240" w:lineRule="auto"/>
        <w:jc w:val="both"/>
        <w:rPr>
          <w:rFonts w:ascii="Calibri" w:eastAsia="Times New Roman" w:hAnsi="Calibri" w:cs="Calibri"/>
          <w:b/>
          <w:smallCaps/>
          <w:shd w:val="clear" w:color="auto" w:fill="FFFFFF"/>
          <w:lang w:eastAsia="pt-BR"/>
        </w:rPr>
      </w:pPr>
    </w:p>
    <w:p w14:paraId="6F8FDBCF" w14:textId="77777777" w:rsidR="008A18E6" w:rsidRPr="00066115" w:rsidRDefault="008A18E6" w:rsidP="008A18E6">
      <w:pPr>
        <w:spacing w:after="120" w:line="240" w:lineRule="auto"/>
        <w:jc w:val="both"/>
        <w:rPr>
          <w:rFonts w:ascii="Calibri" w:eastAsia="Times New Roman" w:hAnsi="Calibri" w:cs="Calibri"/>
          <w:b/>
          <w:smallCaps/>
          <w:shd w:val="clear" w:color="auto" w:fill="FFFFFF"/>
          <w:lang w:eastAsia="pt-BR"/>
        </w:rPr>
      </w:pPr>
      <w:r w:rsidRPr="00066115">
        <w:rPr>
          <w:rFonts w:ascii="Calibri" w:eastAsia="Times New Roman" w:hAnsi="Calibri" w:cs="Calibri"/>
          <w:b/>
          <w:smallCaps/>
          <w:shd w:val="clear" w:color="auto" w:fill="FFFFFF"/>
          <w:lang w:eastAsia="pt-BR"/>
        </w:rPr>
        <w:t xml:space="preserve">Divulgação indevida. </w:t>
      </w:r>
    </w:p>
    <w:p w14:paraId="7CF09932" w14:textId="77777777" w:rsidR="008A18E6" w:rsidRPr="00066115" w:rsidRDefault="008A18E6" w:rsidP="008A18E6">
      <w:pPr>
        <w:pStyle w:val="PargrafodaLista"/>
        <w:numPr>
          <w:ilvl w:val="0"/>
          <w:numId w:val="1"/>
        </w:numPr>
        <w:tabs>
          <w:tab w:val="num" w:pos="426"/>
        </w:tabs>
        <w:spacing w:line="240" w:lineRule="auto"/>
        <w:ind w:left="0" w:firstLine="0"/>
        <w:jc w:val="both"/>
        <w:rPr>
          <w:rFonts w:ascii="Calibri" w:hAnsi="Calibri" w:cs="Calibri"/>
        </w:rPr>
      </w:pPr>
      <w:r w:rsidRPr="00066115">
        <w:rPr>
          <w:rFonts w:ascii="Calibri" w:eastAsia="Times New Roman" w:hAnsi="Calibri" w:cs="Calibri"/>
          <w:color w:val="000000" w:themeColor="text1"/>
          <w:lang w:eastAsia="pt-BR"/>
        </w:rPr>
        <w:t>Cada Parte reconhece que qualquer divulgação, uso indevido ou apropriação indevida de Informações da outra Parte em violação do presente Acordo pode causar danos irreparáveis ​​às Partes sem a possibilidade de recurso legal adequado. Por conseguinte, as Partes acordam em que qualquer outra Parte terá o direito de solicitar, em tribunal de jurisdição competente, uma medida cautelar ou execução específica, sem prejuízo de outras medidas legais previstas por lei. A Parte requerente em qualquer ação legal decorrente deste Acordo terá o direito de reembolsar as despesas incorridas na referida ação legal, se for vencedora.</w:t>
      </w:r>
    </w:p>
    <w:p w14:paraId="3531FCE4"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MS Mincho" w:hAnsi="Calibri" w:cs="Calibri"/>
          <w:lang w:eastAsia="pt-BR"/>
        </w:rPr>
      </w:pPr>
      <w:r w:rsidRPr="00066115">
        <w:rPr>
          <w:rFonts w:ascii="Calibri" w:eastAsia="Times New Roman" w:hAnsi="Calibri" w:cs="Calibri"/>
          <w:color w:val="000000" w:themeColor="text1"/>
          <w:lang w:eastAsia="pt-BR"/>
        </w:rPr>
        <w:t>Qualquer tolerância das partes à violação de qualquer cláusula deste termo ou à realização de atos que, de qualquer forma venham a contrariar o seu objeto, será considerada mera liberalidade, não podendo ser invocada como um precedente apto para caracterizar alteração ou novação contratual.</w:t>
      </w:r>
    </w:p>
    <w:p w14:paraId="59BF75B1" w14:textId="77777777" w:rsidR="008A18E6" w:rsidRPr="00066115" w:rsidRDefault="008A18E6" w:rsidP="008A18E6">
      <w:pPr>
        <w:spacing w:after="120" w:line="240" w:lineRule="auto"/>
        <w:jc w:val="both"/>
        <w:rPr>
          <w:rFonts w:ascii="Calibri" w:eastAsia="MS Mincho" w:hAnsi="Calibri" w:cs="Calibri"/>
          <w:b/>
          <w:bCs/>
          <w:smallCaps/>
          <w:lang w:eastAsia="pt-BR"/>
        </w:rPr>
      </w:pPr>
    </w:p>
    <w:p w14:paraId="2112F05A" w14:textId="77777777" w:rsidR="008A18E6" w:rsidRPr="00066115" w:rsidRDefault="008A18E6" w:rsidP="008A18E6">
      <w:pPr>
        <w:spacing w:after="120" w:line="240" w:lineRule="auto"/>
        <w:jc w:val="both"/>
        <w:rPr>
          <w:rFonts w:ascii="Calibri" w:eastAsia="MS Mincho" w:hAnsi="Calibri" w:cs="Calibri"/>
          <w:b/>
          <w:bCs/>
          <w:smallCaps/>
          <w:lang w:eastAsia="pt-BR"/>
        </w:rPr>
      </w:pPr>
      <w:r w:rsidRPr="00066115">
        <w:rPr>
          <w:rFonts w:ascii="Calibri" w:eastAsia="MS Mincho" w:hAnsi="Calibri" w:cs="Calibri"/>
          <w:b/>
          <w:bCs/>
          <w:smallCaps/>
          <w:lang w:eastAsia="pt-BR"/>
        </w:rPr>
        <w:t>Proteção de dados pessoais.</w:t>
      </w:r>
    </w:p>
    <w:p w14:paraId="6E9B797F"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MS Mincho" w:hAnsi="Calibri" w:cs="Calibri"/>
          <w:lang w:eastAsia="pt-BR"/>
        </w:rPr>
      </w:pPr>
      <w:r w:rsidRPr="00066115">
        <w:rPr>
          <w:rFonts w:ascii="Calibri" w:hAnsi="Calibri" w:cs="Calibri"/>
        </w:rPr>
        <w:t>Cada Parte se obriga e concorda que o tratamento de dados e informações capazes de identificar pessoas físicas de base de dados da outra Parte, bem como o conteúdo ou as comunicações privadas ocorridas durante a prestação dos serviços (os “Dados Pessoais”) deverá ser realizado de acordo com o que determina a legislação brasileira sobre privacidade e proteção de dados pessoais. Para fins deste Instrumento, os Dados Pessoais serão considerados Informações Confidenciais.</w:t>
      </w:r>
    </w:p>
    <w:p w14:paraId="5D90DDF1"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MS Mincho" w:hAnsi="Calibri" w:cs="Calibri"/>
          <w:lang w:eastAsia="pt-BR"/>
        </w:rPr>
      </w:pPr>
      <w:r w:rsidRPr="00066115">
        <w:rPr>
          <w:rFonts w:ascii="Calibri" w:eastAsia="MS Mincho" w:hAnsi="Calibri" w:cs="Calibri"/>
          <w:lang w:eastAsia="pt-BR"/>
        </w:rPr>
        <w:t>O tratamento dos Dados Pessoais fornecidos pelas PARTES limitado às finalidades previstas neste Contrato. É extremamente vedado o tratamento dos Dados Pessoais para finalidades diferentes das expressamente determinadas neste Instrumento, o que inclui coletar, armazenar, divulgar e/ou fornecer a terceiros quaisquer das informações obtidas por meio deste Contrato para finalidades não expressamente indicadas neste Instrumento.</w:t>
      </w:r>
    </w:p>
    <w:p w14:paraId="199F5A78"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MS Mincho" w:hAnsi="Calibri" w:cs="Calibri"/>
          <w:lang w:eastAsia="pt-BR"/>
        </w:rPr>
      </w:pPr>
      <w:r w:rsidRPr="00066115">
        <w:rPr>
          <w:rFonts w:ascii="Calibri" w:eastAsia="MS Mincho" w:hAnsi="Calibri" w:cs="Calibri"/>
          <w:lang w:eastAsia="pt-BR"/>
        </w:rPr>
        <w:t>As Partes deverão implementar medidas razoáveis e apropriadas para proteger o conteúdo da outra Parte disponibilizado para fins de execução deste Contrato, incluindo medidas contra perda, acesso ou revelação acidental ou ilegal, garantindo ainda backup e plano de recuperação de dados em caso de incidente com as informações veiculadas e armazenadas.</w:t>
      </w:r>
    </w:p>
    <w:p w14:paraId="115E60FF"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MS Mincho" w:hAnsi="Calibri" w:cs="Calibri"/>
          <w:lang w:eastAsia="pt-BR"/>
        </w:rPr>
      </w:pPr>
      <w:r w:rsidRPr="00066115">
        <w:rPr>
          <w:rFonts w:ascii="Calibri" w:eastAsia="MS Mincho" w:hAnsi="Calibri" w:cs="Calibri"/>
          <w:lang w:eastAsia="pt-BR"/>
        </w:rPr>
        <w:t>Cada Parte fica responsável por responder, indenizar e ressarcir a outra Parte e terceiros, com relação a todo e qualquer dano e prejuízo causado em razão do descumprimento de quaisquer dessas obrigações, desde que comprovadamente por ela causado.</w:t>
      </w:r>
    </w:p>
    <w:p w14:paraId="6CBBE156"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MS Mincho" w:hAnsi="Calibri" w:cs="Calibri"/>
          <w:lang w:eastAsia="pt-BR"/>
        </w:rPr>
      </w:pPr>
      <w:r w:rsidRPr="00066115">
        <w:rPr>
          <w:rFonts w:ascii="Calibri" w:eastAsia="MS Mincho" w:hAnsi="Calibri" w:cs="Calibri"/>
          <w:lang w:eastAsia="pt-BR"/>
        </w:rPr>
        <w:t>Cada Parte concorda que constituiu sua base de dados em consonância com a legislação vigente, cumprindo integralmente os critérios e condições estabelecidos na legislação, normas e códigos de autorregulamentação aplicáveis ao tratamento de Dados Pessoais, respondendo por todos os questionamentos referentes aos dados, a coleta, o armazenamento, notadamente pela sua veracidade e pela sua exatidão, bem como pela obtenção de todas as autorizações necessárias para tanto, conforme estabelecido na legislação vigente.</w:t>
      </w:r>
    </w:p>
    <w:p w14:paraId="7EC0A41D" w14:textId="77777777" w:rsidR="008A18E6" w:rsidRPr="00066115" w:rsidRDefault="008A18E6" w:rsidP="008A18E6">
      <w:pPr>
        <w:spacing w:after="120" w:line="240" w:lineRule="auto"/>
        <w:jc w:val="both"/>
        <w:rPr>
          <w:rFonts w:ascii="Calibri" w:eastAsia="MS Mincho" w:hAnsi="Calibri" w:cs="Calibri"/>
          <w:b/>
          <w:bCs/>
          <w:smallCaps/>
          <w:lang w:eastAsia="pt-BR"/>
        </w:rPr>
      </w:pPr>
    </w:p>
    <w:p w14:paraId="3F64E0C0" w14:textId="77777777" w:rsidR="008A18E6" w:rsidRPr="00066115" w:rsidRDefault="008A18E6" w:rsidP="008A18E6">
      <w:pPr>
        <w:spacing w:after="120" w:line="240" w:lineRule="auto"/>
        <w:jc w:val="both"/>
        <w:rPr>
          <w:rFonts w:ascii="Calibri" w:eastAsia="MS Mincho" w:hAnsi="Calibri" w:cs="Calibri"/>
          <w:b/>
          <w:bCs/>
          <w:smallCaps/>
          <w:lang w:eastAsia="pt-BR"/>
        </w:rPr>
      </w:pPr>
      <w:r w:rsidRPr="00066115">
        <w:rPr>
          <w:rFonts w:ascii="Calibri" w:eastAsia="MS Mincho" w:hAnsi="Calibri" w:cs="Calibri"/>
          <w:b/>
          <w:bCs/>
          <w:smallCaps/>
          <w:lang w:eastAsia="pt-BR"/>
        </w:rPr>
        <w:t xml:space="preserve">Disposições finais. </w:t>
      </w:r>
    </w:p>
    <w:p w14:paraId="1C0EF51A"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Times New Roman" w:hAnsi="Calibri" w:cs="Calibri"/>
          <w:bCs/>
          <w:shd w:val="clear" w:color="auto" w:fill="FFFFFF"/>
          <w:lang w:eastAsia="pt-BR"/>
        </w:rPr>
      </w:pPr>
      <w:r w:rsidRPr="00066115">
        <w:rPr>
          <w:rFonts w:ascii="Calibri" w:eastAsia="Times New Roman" w:hAnsi="Calibri" w:cs="Calibri"/>
          <w:color w:val="000000" w:themeColor="text1"/>
          <w:lang w:eastAsia="pt-BR"/>
        </w:rPr>
        <w:t>Eventuais divergências oriundas ou relacionadas com o presente Acordo, incluindo as questões sobre sua existência, validade ou rescisão deverão ser dirimidas pelas Leis Brasileiras no foro da Comarca de São Paulo.</w:t>
      </w:r>
    </w:p>
    <w:p w14:paraId="04DDA7A3" w14:textId="77777777" w:rsidR="008A18E6" w:rsidRPr="00066115" w:rsidRDefault="008A18E6" w:rsidP="008A18E6">
      <w:pPr>
        <w:numPr>
          <w:ilvl w:val="0"/>
          <w:numId w:val="1"/>
        </w:numPr>
        <w:tabs>
          <w:tab w:val="num" w:pos="426"/>
        </w:tabs>
        <w:spacing w:after="120" w:line="240" w:lineRule="auto"/>
        <w:ind w:left="0" w:firstLine="0"/>
        <w:jc w:val="both"/>
        <w:rPr>
          <w:rFonts w:ascii="Calibri" w:eastAsia="Times New Roman" w:hAnsi="Calibri" w:cs="Calibri"/>
          <w:bCs/>
          <w:shd w:val="clear" w:color="auto" w:fill="FFFFFF"/>
          <w:lang w:eastAsia="pt-BR"/>
        </w:rPr>
      </w:pPr>
      <w:r w:rsidRPr="00066115">
        <w:rPr>
          <w:rFonts w:ascii="Calibri" w:eastAsia="Times New Roman" w:hAnsi="Calibri" w:cs="Calibri"/>
          <w:color w:val="000000" w:themeColor="text1"/>
          <w:lang w:eastAsia="pt-BR"/>
        </w:rPr>
        <w:lastRenderedPageBreak/>
        <w:t>As disposições deste Acordo não podem ser modificadas, alteradas, ou abandonadas, exceto por meio de instrumento escrito e devidamente assinado pelas partes.</w:t>
      </w:r>
    </w:p>
    <w:p w14:paraId="4674CCBD" w14:textId="77777777" w:rsidR="008A18E6" w:rsidRDefault="008A18E6" w:rsidP="008A18E6">
      <w:pPr>
        <w:spacing w:line="240" w:lineRule="auto"/>
        <w:jc w:val="both"/>
        <w:rPr>
          <w:rFonts w:eastAsia="Times New Roman" w:cstheme="minorHAnsi"/>
          <w:bCs/>
          <w:shd w:val="clear" w:color="auto" w:fill="FFFFFF"/>
          <w:lang w:eastAsia="pt-BR"/>
        </w:rPr>
      </w:pPr>
      <w:r w:rsidRPr="00066115">
        <w:rPr>
          <w:rFonts w:ascii="Calibri" w:eastAsia="Times New Roman" w:hAnsi="Calibri" w:cs="Calibri"/>
          <w:bCs/>
          <w:shd w:val="clear" w:color="auto" w:fill="FFFFFF"/>
          <w:lang w:eastAsia="pt-BR"/>
        </w:rPr>
        <w:t>E, por estarem as partes justas e contratadas, assinam o presente Contrato, em duas vias de igual teor e forma, para que produza seus jurídicos e legais efeitos.</w:t>
      </w:r>
    </w:p>
    <w:p w14:paraId="09DF552A" w14:textId="77777777" w:rsidR="008A18E6" w:rsidRPr="0029145E" w:rsidRDefault="008A18E6" w:rsidP="008A18E6">
      <w:pPr>
        <w:spacing w:line="240" w:lineRule="auto"/>
        <w:jc w:val="both"/>
        <w:rPr>
          <w:rFonts w:eastAsia="Times New Roman" w:cstheme="minorHAnsi"/>
          <w:bCs/>
          <w:shd w:val="clear" w:color="auto" w:fill="FFFFFF"/>
          <w:lang w:eastAsia="pt-BR"/>
        </w:rPr>
      </w:pPr>
    </w:p>
    <w:p w14:paraId="57D2F251" w14:textId="77777777" w:rsidR="008A18E6" w:rsidRPr="0029145E" w:rsidRDefault="008A18E6" w:rsidP="008A18E6">
      <w:pPr>
        <w:spacing w:line="240" w:lineRule="auto"/>
        <w:jc w:val="right"/>
        <w:rPr>
          <w:rFonts w:eastAsia="Times New Roman" w:cstheme="minorHAnsi"/>
          <w:bCs/>
          <w:shd w:val="clear" w:color="auto" w:fill="FFFFFF"/>
          <w:lang w:eastAsia="pt-BR"/>
        </w:rPr>
      </w:pPr>
    </w:p>
    <w:p w14:paraId="52A6E0E5" w14:textId="77777777" w:rsidR="008A18E6" w:rsidRDefault="008A18E6" w:rsidP="008A18E6">
      <w:pPr>
        <w:spacing w:line="240" w:lineRule="auto"/>
        <w:rPr>
          <w:rFonts w:eastAsia="Times New Roman" w:cstheme="minorHAnsi"/>
          <w:bCs/>
          <w:shd w:val="clear" w:color="auto" w:fill="FFFFFF"/>
          <w:lang w:eastAsia="pt-BR"/>
        </w:rPr>
      </w:pPr>
      <w:permStart w:id="1814854606" w:edGrp="everyone"/>
      <w:r w:rsidRPr="0029145E">
        <w:rPr>
          <w:rFonts w:eastAsia="Times New Roman" w:cstheme="minorHAnsi"/>
          <w:bCs/>
          <w:shd w:val="clear" w:color="auto" w:fill="FFFFFF"/>
          <w:lang w:eastAsia="pt-BR"/>
        </w:rPr>
        <w:t xml:space="preserve"> São Paulo, ______ de ___________________ </w:t>
      </w:r>
      <w:proofErr w:type="spellStart"/>
      <w:r w:rsidRPr="0029145E">
        <w:rPr>
          <w:rFonts w:eastAsia="Times New Roman" w:cstheme="minorHAnsi"/>
          <w:bCs/>
          <w:shd w:val="clear" w:color="auto" w:fill="FFFFFF"/>
          <w:lang w:eastAsia="pt-BR"/>
        </w:rPr>
        <w:t>de</w:t>
      </w:r>
      <w:proofErr w:type="spellEnd"/>
      <w:r w:rsidRPr="0029145E">
        <w:rPr>
          <w:rFonts w:eastAsia="Times New Roman" w:cstheme="minorHAnsi"/>
          <w:bCs/>
          <w:shd w:val="clear" w:color="auto" w:fill="FFFFFF"/>
          <w:lang w:eastAsia="pt-BR"/>
        </w:rPr>
        <w:t xml:space="preserve"> </w:t>
      </w:r>
      <w:r>
        <w:rPr>
          <w:rFonts w:eastAsia="Times New Roman" w:cstheme="minorHAnsi"/>
          <w:bCs/>
          <w:shd w:val="clear" w:color="auto" w:fill="FFFFFF"/>
          <w:lang w:eastAsia="pt-BR"/>
        </w:rPr>
        <w:t>_______</w:t>
      </w:r>
      <w:r w:rsidRPr="0029145E">
        <w:rPr>
          <w:rFonts w:eastAsia="Times New Roman" w:cstheme="minorHAnsi"/>
          <w:bCs/>
          <w:shd w:val="clear" w:color="auto" w:fill="FFFFFF"/>
          <w:lang w:eastAsia="pt-BR"/>
        </w:rPr>
        <w:t>.</w:t>
      </w:r>
    </w:p>
    <w:permEnd w:id="1814854606"/>
    <w:p w14:paraId="670E985E" w14:textId="77777777" w:rsidR="008A18E6" w:rsidRDefault="008A18E6" w:rsidP="008A18E6">
      <w:pPr>
        <w:spacing w:line="240" w:lineRule="auto"/>
        <w:rPr>
          <w:rFonts w:eastAsia="Times New Roman" w:cstheme="minorHAnsi"/>
          <w:bCs/>
          <w:shd w:val="clear" w:color="auto" w:fill="FFFFFF"/>
          <w:lang w:eastAsia="pt-BR"/>
        </w:rPr>
      </w:pPr>
    </w:p>
    <w:p w14:paraId="35F82C8F" w14:textId="77777777" w:rsidR="008A18E6" w:rsidRPr="0029145E" w:rsidRDefault="008A18E6" w:rsidP="008A18E6">
      <w:pPr>
        <w:spacing w:line="240" w:lineRule="auto"/>
        <w:rPr>
          <w:rFonts w:eastAsia="Times New Roman" w:cstheme="minorHAnsi"/>
          <w:bCs/>
          <w:shd w:val="clear" w:color="auto" w:fill="FFFFFF"/>
          <w:lang w:eastAsia="pt-BR"/>
        </w:rPr>
      </w:pPr>
    </w:p>
    <w:p w14:paraId="0CD23EB2" w14:textId="77777777" w:rsidR="008A18E6" w:rsidRPr="0029145E" w:rsidRDefault="008A18E6" w:rsidP="008A18E6">
      <w:pPr>
        <w:spacing w:line="240" w:lineRule="auto"/>
        <w:jc w:val="center"/>
        <w:rPr>
          <w:rFonts w:eastAsia="Times New Roman" w:cstheme="minorHAnsi"/>
          <w:bCs/>
          <w:shd w:val="clear" w:color="auto" w:fill="FFFFFF"/>
          <w:lang w:eastAsia="pt-BR"/>
        </w:rPr>
      </w:pPr>
      <w:r w:rsidRPr="0029145E">
        <w:rPr>
          <w:rFonts w:eastAsia="Times New Roman" w:cstheme="minorHAnsi"/>
          <w:bCs/>
          <w:shd w:val="clear" w:color="auto" w:fill="FFFFFF"/>
          <w:lang w:eastAsia="pt-BR"/>
        </w:rPr>
        <w:t>____________________________________</w:t>
      </w:r>
    </w:p>
    <w:p w14:paraId="78BBF6D8" w14:textId="77777777" w:rsidR="008A18E6" w:rsidRDefault="008A18E6" w:rsidP="008A18E6">
      <w:pPr>
        <w:spacing w:after="0" w:line="240" w:lineRule="auto"/>
        <w:jc w:val="center"/>
        <w:rPr>
          <w:rFonts w:eastAsia="Times New Roman" w:cstheme="minorHAnsi"/>
          <w:b/>
          <w:bCs/>
          <w:shd w:val="clear" w:color="auto" w:fill="FFFFFF"/>
          <w:lang w:eastAsia="pt-BR"/>
        </w:rPr>
      </w:pPr>
      <w:r w:rsidRPr="0029145E">
        <w:rPr>
          <w:rFonts w:eastAsia="Times New Roman" w:cstheme="minorHAnsi"/>
          <w:b/>
          <w:bCs/>
          <w:shd w:val="clear" w:color="auto" w:fill="FFFFFF"/>
          <w:lang w:eastAsia="pt-BR"/>
        </w:rPr>
        <w:t>GERTEC BRASIL LTDA.</w:t>
      </w:r>
    </w:p>
    <w:p w14:paraId="5DF9C7E9" w14:textId="77777777" w:rsidR="008A18E6" w:rsidRPr="0029145E" w:rsidRDefault="008A18E6" w:rsidP="008A18E6">
      <w:pPr>
        <w:spacing w:after="0" w:line="240" w:lineRule="auto"/>
        <w:jc w:val="center"/>
        <w:rPr>
          <w:rFonts w:eastAsia="Times New Roman" w:cstheme="minorHAnsi"/>
          <w:bCs/>
          <w:shd w:val="clear" w:color="auto" w:fill="FFFFFF"/>
          <w:lang w:eastAsia="pt-BR"/>
        </w:rPr>
      </w:pPr>
      <w:r>
        <w:rPr>
          <w:rFonts w:eastAsia="Times New Roman" w:cstheme="minorHAnsi"/>
          <w:bCs/>
          <w:shd w:val="clear" w:color="auto" w:fill="FFFFFF"/>
          <w:lang w:eastAsia="pt-BR"/>
        </w:rPr>
        <w:t xml:space="preserve">           </w:t>
      </w:r>
    </w:p>
    <w:p w14:paraId="527710D5" w14:textId="77777777" w:rsidR="008A18E6" w:rsidRDefault="008A18E6" w:rsidP="008A18E6">
      <w:pPr>
        <w:spacing w:after="0" w:line="240" w:lineRule="auto"/>
        <w:jc w:val="center"/>
        <w:rPr>
          <w:rFonts w:eastAsia="Times New Roman" w:cstheme="minorHAnsi"/>
          <w:b/>
          <w:bCs/>
          <w:shd w:val="clear" w:color="auto" w:fill="FFFFFF"/>
          <w:lang w:eastAsia="pt-BR"/>
        </w:rPr>
      </w:pPr>
    </w:p>
    <w:p w14:paraId="3CCD9764" w14:textId="77777777" w:rsidR="008A18E6" w:rsidRPr="0029145E" w:rsidRDefault="008A18E6" w:rsidP="008A18E6">
      <w:pPr>
        <w:spacing w:after="0" w:line="240" w:lineRule="auto"/>
        <w:jc w:val="center"/>
        <w:rPr>
          <w:rFonts w:eastAsia="Times New Roman" w:cstheme="minorHAnsi"/>
          <w:b/>
          <w:bCs/>
          <w:shd w:val="clear" w:color="auto" w:fill="FFFFFF"/>
          <w:lang w:eastAsia="pt-BR"/>
        </w:rPr>
      </w:pPr>
    </w:p>
    <w:p w14:paraId="3635B344" w14:textId="77777777" w:rsidR="008A18E6" w:rsidRPr="0029145E" w:rsidRDefault="008A18E6" w:rsidP="008A18E6">
      <w:pPr>
        <w:spacing w:after="0" w:line="240" w:lineRule="auto"/>
        <w:jc w:val="center"/>
        <w:rPr>
          <w:rFonts w:eastAsia="Times New Roman" w:cstheme="minorHAnsi"/>
          <w:bCs/>
          <w:shd w:val="clear" w:color="auto" w:fill="FFFFFF"/>
          <w:lang w:eastAsia="pt-BR"/>
        </w:rPr>
      </w:pPr>
    </w:p>
    <w:p w14:paraId="452B0CAC" w14:textId="77777777" w:rsidR="008A18E6" w:rsidRPr="0029145E" w:rsidRDefault="008A18E6" w:rsidP="008A18E6">
      <w:pPr>
        <w:spacing w:after="0" w:line="240" w:lineRule="auto"/>
        <w:jc w:val="center"/>
        <w:rPr>
          <w:rFonts w:eastAsia="Times New Roman" w:cstheme="minorHAnsi"/>
          <w:bCs/>
          <w:shd w:val="clear" w:color="auto" w:fill="FFFFFF"/>
          <w:lang w:eastAsia="pt-BR"/>
        </w:rPr>
      </w:pPr>
      <w:permStart w:id="864700361" w:edGrp="everyone"/>
      <w:r w:rsidRPr="0029145E">
        <w:rPr>
          <w:rFonts w:eastAsia="Times New Roman" w:cstheme="minorHAnsi"/>
          <w:bCs/>
          <w:shd w:val="clear" w:color="auto" w:fill="FFFFFF"/>
          <w:lang w:eastAsia="pt-BR"/>
        </w:rPr>
        <w:t>___________________________________</w:t>
      </w:r>
    </w:p>
    <w:p w14:paraId="1F91FB94" w14:textId="77777777" w:rsidR="008A18E6" w:rsidRPr="00D40CD4" w:rsidRDefault="008A18E6" w:rsidP="008A18E6">
      <w:pPr>
        <w:spacing w:after="0" w:line="240" w:lineRule="auto"/>
        <w:jc w:val="center"/>
        <w:rPr>
          <w:rFonts w:eastAsia="Times New Roman" w:cstheme="minorHAnsi"/>
          <w:b/>
          <w:shd w:val="clear" w:color="auto" w:fill="FFFFFF"/>
          <w:lang w:eastAsia="pt-BR"/>
        </w:rPr>
      </w:pPr>
      <w:r>
        <w:rPr>
          <w:rFonts w:eastAsia="Times New Roman" w:cstheme="minorHAnsi"/>
          <w:b/>
          <w:shd w:val="clear" w:color="auto" w:fill="FFFFFF"/>
          <w:lang w:eastAsia="pt-BR"/>
        </w:rPr>
        <w:t>EMPRESA</w:t>
      </w:r>
    </w:p>
    <w:p w14:paraId="3E6D0F1E" w14:textId="77777777" w:rsidR="008A18E6" w:rsidRPr="0029145E" w:rsidRDefault="008A18E6" w:rsidP="008A18E6">
      <w:pPr>
        <w:spacing w:after="0" w:line="240" w:lineRule="auto"/>
        <w:jc w:val="center"/>
        <w:rPr>
          <w:rFonts w:eastAsia="Times New Roman" w:cstheme="minorHAnsi"/>
          <w:bCs/>
          <w:shd w:val="clear" w:color="auto" w:fill="FFFFFF"/>
          <w:lang w:eastAsia="pt-BR"/>
        </w:rPr>
      </w:pPr>
      <w:r>
        <w:rPr>
          <w:rFonts w:eastAsia="Times New Roman" w:cstheme="minorHAnsi"/>
          <w:bCs/>
          <w:shd w:val="clear" w:color="auto" w:fill="FFFFFF"/>
          <w:lang w:eastAsia="pt-BR"/>
        </w:rPr>
        <w:t xml:space="preserve">           </w:t>
      </w:r>
    </w:p>
    <w:p w14:paraId="78E9CE22" w14:textId="77777777" w:rsidR="008A18E6" w:rsidRDefault="008A18E6" w:rsidP="008A18E6">
      <w:pPr>
        <w:spacing w:line="240" w:lineRule="auto"/>
        <w:rPr>
          <w:rFonts w:eastAsia="Times New Roman" w:cstheme="minorHAnsi"/>
          <w:bCs/>
          <w:shd w:val="clear" w:color="auto" w:fill="FFFFFF"/>
          <w:lang w:eastAsia="pt-BR"/>
        </w:rPr>
      </w:pPr>
      <w:r w:rsidRPr="0029145E">
        <w:rPr>
          <w:rFonts w:eastAsia="Times New Roman" w:cstheme="minorHAnsi"/>
          <w:bCs/>
          <w:shd w:val="clear" w:color="auto" w:fill="FFFFFF"/>
          <w:lang w:eastAsia="pt-BR"/>
        </w:rPr>
        <w:t>Testemunhas:</w:t>
      </w:r>
    </w:p>
    <w:p w14:paraId="3C95DF32" w14:textId="77777777" w:rsidR="008A18E6" w:rsidRPr="0029145E" w:rsidRDefault="008A18E6" w:rsidP="008A18E6">
      <w:pPr>
        <w:spacing w:line="240" w:lineRule="auto"/>
        <w:rPr>
          <w:rFonts w:eastAsia="Times New Roman" w:cstheme="minorHAnsi"/>
          <w:bCs/>
          <w:shd w:val="clear" w:color="auto" w:fill="FFFFFF"/>
          <w:lang w:eastAsia="pt-BR"/>
        </w:rPr>
      </w:pPr>
    </w:p>
    <w:p w14:paraId="5CA049EB" w14:textId="77777777" w:rsidR="008A18E6" w:rsidRPr="0029145E" w:rsidRDefault="008A18E6" w:rsidP="008A18E6">
      <w:pPr>
        <w:spacing w:after="0" w:line="240" w:lineRule="auto"/>
        <w:rPr>
          <w:rFonts w:eastAsia="Times New Roman" w:cstheme="minorHAnsi"/>
          <w:bCs/>
          <w:shd w:val="clear" w:color="auto" w:fill="FFFFFF"/>
          <w:lang w:eastAsia="pt-BR"/>
        </w:rPr>
      </w:pPr>
    </w:p>
    <w:p w14:paraId="0C40A486" w14:textId="77777777" w:rsidR="008A18E6" w:rsidRPr="0029145E" w:rsidRDefault="008A18E6" w:rsidP="008A18E6">
      <w:pPr>
        <w:spacing w:after="0" w:line="240" w:lineRule="auto"/>
        <w:rPr>
          <w:rFonts w:eastAsia="Times New Roman" w:cstheme="minorHAnsi"/>
          <w:bCs/>
          <w:shd w:val="clear" w:color="auto" w:fill="FFFFFF"/>
          <w:lang w:eastAsia="pt-BR"/>
        </w:rPr>
      </w:pPr>
      <w:r w:rsidRPr="0029145E">
        <w:rPr>
          <w:rFonts w:eastAsia="Times New Roman" w:cstheme="minorHAnsi"/>
          <w:bCs/>
          <w:shd w:val="clear" w:color="auto" w:fill="FFFFFF"/>
          <w:lang w:eastAsia="pt-BR"/>
        </w:rPr>
        <w:t>____________________________________        ____________________________________</w:t>
      </w:r>
    </w:p>
    <w:p w14:paraId="26F46E97" w14:textId="77777777" w:rsidR="008A18E6" w:rsidRPr="0029145E" w:rsidRDefault="008A18E6" w:rsidP="008A18E6">
      <w:pPr>
        <w:spacing w:after="0" w:line="240" w:lineRule="auto"/>
        <w:rPr>
          <w:rFonts w:eastAsia="Times New Roman" w:cstheme="minorHAnsi"/>
          <w:bCs/>
          <w:shd w:val="clear" w:color="auto" w:fill="FFFFFF"/>
          <w:lang w:eastAsia="pt-BR"/>
        </w:rPr>
      </w:pPr>
      <w:r w:rsidRPr="0029145E">
        <w:rPr>
          <w:rFonts w:eastAsia="Times New Roman" w:cstheme="minorHAnsi"/>
          <w:bCs/>
          <w:shd w:val="clear" w:color="auto" w:fill="FFFFFF"/>
          <w:lang w:eastAsia="pt-BR"/>
        </w:rPr>
        <w:t>Nome:                                                                           Nome:</w:t>
      </w:r>
      <w:r>
        <w:rPr>
          <w:rFonts w:eastAsia="Times New Roman" w:cstheme="minorHAnsi"/>
          <w:bCs/>
          <w:shd w:val="clear" w:color="auto" w:fill="FFFFFF"/>
          <w:lang w:eastAsia="pt-BR"/>
        </w:rPr>
        <w:t xml:space="preserve">       </w:t>
      </w:r>
    </w:p>
    <w:p w14:paraId="0A435C64" w14:textId="77777777" w:rsidR="008A18E6" w:rsidRPr="0029145E" w:rsidRDefault="008A18E6" w:rsidP="008A18E6">
      <w:pPr>
        <w:spacing w:after="0" w:line="240" w:lineRule="auto"/>
        <w:rPr>
          <w:rFonts w:eastAsia="Times New Roman" w:cstheme="minorHAnsi"/>
          <w:bCs/>
          <w:shd w:val="clear" w:color="auto" w:fill="FFFFFF"/>
          <w:lang w:eastAsia="pt-BR"/>
        </w:rPr>
      </w:pPr>
      <w:r>
        <w:rPr>
          <w:rFonts w:eastAsia="Times New Roman" w:cstheme="minorHAnsi"/>
          <w:bCs/>
          <w:shd w:val="clear" w:color="auto" w:fill="FFFFFF"/>
          <w:lang w:eastAsia="pt-BR"/>
        </w:rPr>
        <w:t>E-mail</w:t>
      </w:r>
      <w:r w:rsidRPr="0029145E">
        <w:rPr>
          <w:rFonts w:eastAsia="Times New Roman" w:cstheme="minorHAnsi"/>
          <w:bCs/>
          <w:shd w:val="clear" w:color="auto" w:fill="FFFFFF"/>
          <w:lang w:eastAsia="pt-BR"/>
        </w:rPr>
        <w:t xml:space="preserve">: </w:t>
      </w:r>
      <w:r>
        <w:rPr>
          <w:rFonts w:eastAsia="Times New Roman" w:cstheme="minorHAnsi"/>
          <w:bCs/>
          <w:shd w:val="clear" w:color="auto" w:fill="FFFFFF"/>
          <w:lang w:eastAsia="pt-BR"/>
        </w:rPr>
        <w:t xml:space="preserve">          </w:t>
      </w:r>
      <w:r w:rsidRPr="0029145E">
        <w:rPr>
          <w:rFonts w:eastAsia="Times New Roman" w:cstheme="minorHAnsi"/>
          <w:bCs/>
          <w:shd w:val="clear" w:color="auto" w:fill="FFFFFF"/>
          <w:lang w:eastAsia="pt-BR"/>
        </w:rPr>
        <w:t xml:space="preserve">                                                               </w:t>
      </w:r>
      <w:r>
        <w:rPr>
          <w:rFonts w:eastAsia="Times New Roman" w:cstheme="minorHAnsi"/>
          <w:bCs/>
          <w:shd w:val="clear" w:color="auto" w:fill="FFFFFF"/>
          <w:lang w:eastAsia="pt-BR"/>
        </w:rPr>
        <w:t xml:space="preserve"> E-mail</w:t>
      </w:r>
      <w:r w:rsidRPr="0029145E">
        <w:rPr>
          <w:rFonts w:eastAsia="Times New Roman" w:cstheme="minorHAnsi"/>
          <w:bCs/>
          <w:shd w:val="clear" w:color="auto" w:fill="FFFFFF"/>
          <w:lang w:eastAsia="pt-BR"/>
        </w:rPr>
        <w:t>:</w:t>
      </w:r>
      <w:r>
        <w:rPr>
          <w:rFonts w:eastAsia="Times New Roman" w:cstheme="minorHAnsi"/>
          <w:bCs/>
          <w:shd w:val="clear" w:color="auto" w:fill="FFFFFF"/>
          <w:lang w:eastAsia="pt-BR"/>
        </w:rPr>
        <w:t xml:space="preserve">         </w:t>
      </w:r>
    </w:p>
    <w:permEnd w:id="864700361"/>
    <w:p w14:paraId="553C3162" w14:textId="77777777" w:rsidR="008A18E6" w:rsidRPr="0029145E" w:rsidRDefault="008A18E6" w:rsidP="008A18E6">
      <w:pPr>
        <w:spacing w:after="0" w:line="240" w:lineRule="auto"/>
        <w:rPr>
          <w:rFonts w:eastAsia="Times New Roman" w:cstheme="minorHAnsi"/>
          <w:bCs/>
          <w:shd w:val="clear" w:color="auto" w:fill="FFFFFF"/>
          <w:lang w:eastAsia="pt-BR"/>
        </w:rPr>
      </w:pPr>
    </w:p>
    <w:p w14:paraId="013F5A44" w14:textId="77777777" w:rsidR="008A18E6" w:rsidRPr="0029145E" w:rsidRDefault="008A18E6" w:rsidP="008A18E6">
      <w:pPr>
        <w:spacing w:line="240" w:lineRule="auto"/>
        <w:rPr>
          <w:rFonts w:cstheme="minorHAnsi"/>
        </w:rPr>
      </w:pPr>
    </w:p>
    <w:p w14:paraId="41D459C0" w14:textId="77777777" w:rsidR="009F1DED" w:rsidRDefault="009F1DED"/>
    <w:sectPr w:rsidR="009F1DED" w:rsidSect="008A18E6">
      <w:headerReference w:type="default" r:id="rId7"/>
      <w:footerReference w:type="default" r:id="rId8"/>
      <w:pgSz w:w="11906" w:h="16838"/>
      <w:pgMar w:top="720" w:right="720" w:bottom="720" w:left="720" w:header="708" w:footer="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7D9835" w14:textId="77777777" w:rsidR="00C97251" w:rsidRDefault="00C97251">
      <w:pPr>
        <w:spacing w:after="0" w:line="240" w:lineRule="auto"/>
      </w:pPr>
      <w:r>
        <w:separator/>
      </w:r>
    </w:p>
  </w:endnote>
  <w:endnote w:type="continuationSeparator" w:id="0">
    <w:p w14:paraId="3F2BB5F7" w14:textId="77777777" w:rsidR="00C97251" w:rsidRDefault="00C97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939B1" w14:textId="77777777" w:rsidR="00BB60B5" w:rsidRDefault="00BB60B5" w:rsidP="00761FC5">
    <w:pPr>
      <w:pStyle w:val="Cabealho"/>
    </w:pPr>
  </w:p>
  <w:p w14:paraId="1336EBDB" w14:textId="77777777" w:rsidR="00BB60B5" w:rsidRDefault="00C97251" w:rsidP="00761FC5">
    <w:pPr>
      <w:pStyle w:val="Cabealho"/>
    </w:pPr>
    <w:r>
      <w:rPr>
        <w:noProof/>
        <w:lang w:eastAsia="pt-BR"/>
      </w:rPr>
      <w:drawing>
        <wp:inline distT="0" distB="0" distL="0" distR="0" wp14:anchorId="0F6BC3A9" wp14:editId="343DD4BB">
          <wp:extent cx="6645910" cy="345029"/>
          <wp:effectExtent l="0" t="0" r="254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1">
                    <a:extLst>
                      <a:ext uri="{28A0092B-C50C-407E-A947-70E740481C1C}">
                        <a14:useLocalDpi xmlns:a14="http://schemas.microsoft.com/office/drawing/2010/main" val="0"/>
                      </a:ext>
                    </a:extLst>
                  </a:blip>
                  <a:stretch>
                    <a:fillRect/>
                  </a:stretch>
                </pic:blipFill>
                <pic:spPr>
                  <a:xfrm>
                    <a:off x="0" y="0"/>
                    <a:ext cx="6645910" cy="345029"/>
                  </a:xfrm>
                  <a:prstGeom prst="rect">
                    <a:avLst/>
                  </a:prstGeom>
                </pic:spPr>
              </pic:pic>
            </a:graphicData>
          </a:graphic>
        </wp:inline>
      </w:drawing>
    </w:r>
  </w:p>
  <w:p w14:paraId="3D02FF02" w14:textId="77777777" w:rsidR="00BB60B5" w:rsidRPr="0078119F" w:rsidRDefault="00C97251" w:rsidP="0078119F">
    <w:pPr>
      <w:pStyle w:val="Cabealho"/>
      <w:rPr>
        <w:sz w:val="18"/>
        <w:szCs w:val="18"/>
      </w:rPr>
    </w:pPr>
    <w:r>
      <w:rPr>
        <w:sz w:val="18"/>
        <w:szCs w:val="18"/>
      </w:rPr>
      <w:tab/>
    </w:r>
    <w:sdt>
      <w:sdtPr>
        <w:rPr>
          <w:sz w:val="18"/>
          <w:szCs w:val="18"/>
        </w:rPr>
        <w:id w:val="1263416738"/>
        <w:docPartObj>
          <w:docPartGallery w:val="Page Numbers (Bottom of Page)"/>
          <w:docPartUnique/>
        </w:docPartObj>
      </w:sdtPr>
      <w:sdtEndPr/>
      <w:sdtContent>
        <w:r w:rsidRPr="0078119F">
          <w:rPr>
            <w:sz w:val="18"/>
            <w:szCs w:val="18"/>
          </w:rPr>
          <w:t xml:space="preserve">                                                                                                          </w:t>
        </w:r>
        <w:r w:rsidRPr="0078119F">
          <w:rPr>
            <w:sz w:val="18"/>
            <w:szCs w:val="18"/>
          </w:rPr>
          <w:fldChar w:fldCharType="begin"/>
        </w:r>
        <w:r w:rsidRPr="0078119F">
          <w:rPr>
            <w:sz w:val="18"/>
            <w:szCs w:val="18"/>
          </w:rPr>
          <w:instrText>PAGE   \* MERGEFORMAT</w:instrText>
        </w:r>
        <w:r w:rsidRPr="0078119F">
          <w:rPr>
            <w:sz w:val="18"/>
            <w:szCs w:val="18"/>
          </w:rPr>
          <w:fldChar w:fldCharType="separate"/>
        </w:r>
        <w:r>
          <w:rPr>
            <w:noProof/>
            <w:sz w:val="18"/>
            <w:szCs w:val="18"/>
          </w:rPr>
          <w:t>3</w:t>
        </w:r>
        <w:r w:rsidRPr="0078119F">
          <w:rPr>
            <w:sz w:val="18"/>
            <w:szCs w:val="18"/>
          </w:rPr>
          <w:fldChar w:fldCharType="end"/>
        </w:r>
      </w:sdtContent>
    </w:sdt>
  </w:p>
  <w:p w14:paraId="36FDD063" w14:textId="77777777" w:rsidR="00BB60B5" w:rsidRDefault="00BB60B5" w:rsidP="00761FC5">
    <w:pPr>
      <w:pStyle w:val="Cabealh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AC3F39" w14:textId="77777777" w:rsidR="00C97251" w:rsidRDefault="00C97251">
      <w:pPr>
        <w:spacing w:after="0" w:line="240" w:lineRule="auto"/>
      </w:pPr>
      <w:r>
        <w:separator/>
      </w:r>
    </w:p>
  </w:footnote>
  <w:footnote w:type="continuationSeparator" w:id="0">
    <w:p w14:paraId="5AB03733" w14:textId="77777777" w:rsidR="00C97251" w:rsidRDefault="00C97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69820" w14:textId="77777777" w:rsidR="00BB60B5" w:rsidRDefault="00C97251">
    <w:pPr>
      <w:pStyle w:val="Cabealho"/>
    </w:pPr>
    <w:r>
      <w:rPr>
        <w:noProof/>
        <w:lang w:eastAsia="pt-BR"/>
      </w:rPr>
      <w:drawing>
        <wp:inline distT="0" distB="0" distL="0" distR="0" wp14:anchorId="4C1E80C5" wp14:editId="493EF5E2">
          <wp:extent cx="6301105" cy="472011"/>
          <wp:effectExtent l="0" t="0" r="4445" b="444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laria_TIMBRADO2-01.png"/>
                  <pic:cNvPicPr/>
                </pic:nvPicPr>
                <pic:blipFill>
                  <a:blip r:embed="rId1">
                    <a:extLst>
                      <a:ext uri="{28A0092B-C50C-407E-A947-70E740481C1C}">
                        <a14:useLocalDpi xmlns:a14="http://schemas.microsoft.com/office/drawing/2010/main" val="0"/>
                      </a:ext>
                    </a:extLst>
                  </a:blip>
                  <a:stretch>
                    <a:fillRect/>
                  </a:stretch>
                </pic:blipFill>
                <pic:spPr>
                  <a:xfrm>
                    <a:off x="0" y="0"/>
                    <a:ext cx="6301105" cy="4720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9B25E1"/>
    <w:multiLevelType w:val="multilevel"/>
    <w:tmpl w:val="F9889FA6"/>
    <w:lvl w:ilvl="0">
      <w:start w:val="1"/>
      <w:numFmt w:val="decimal"/>
      <w:lvlText w:val="%1."/>
      <w:lvlJc w:val="left"/>
      <w:pPr>
        <w:tabs>
          <w:tab w:val="num" w:pos="8866"/>
        </w:tabs>
        <w:ind w:left="8866" w:hanging="360"/>
      </w:pPr>
      <w:rPr>
        <w:b/>
        <w:bCs/>
      </w:rPr>
    </w:lvl>
    <w:lvl w:ilvl="1">
      <w:start w:val="1"/>
      <w:numFmt w:val="lowerLetter"/>
      <w:lvlText w:val="%2)"/>
      <w:lvlJc w:val="left"/>
      <w:pPr>
        <w:tabs>
          <w:tab w:val="num" w:pos="1440"/>
        </w:tabs>
        <w:ind w:left="1440" w:hanging="360"/>
      </w:pPr>
      <w:rPr>
        <w:rFonts w:asciiTheme="minorHAnsi" w:eastAsiaTheme="minorEastAsia" w:hAnsiTheme="minorHAnsi" w:cs="Aria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FC425E"/>
    <w:multiLevelType w:val="hybridMultilevel"/>
    <w:tmpl w:val="9E2A195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92317890">
    <w:abstractNumId w:val="0"/>
  </w:num>
  <w:num w:numId="2" w16cid:durableId="12966439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iel Barros Comelli">
    <w15:presenceInfo w15:providerId="AD" w15:userId="S::daniel.comelli@gertec.com.br::61d2d27f-e036-404a-8016-8408077c66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readOnly" w:enforcement="1" w:cryptProviderType="rsaAES" w:cryptAlgorithmClass="hash" w:cryptAlgorithmType="typeAny" w:cryptAlgorithmSid="14" w:cryptSpinCount="100000" w:hash="0Npa82F3Oqa9R+32xO9E05HyhW5tUIluzDELD+Z2AB1pFCodfa6GOUFtLBwuNQcGR3XtET5wd/7E9WLd3UQPlg==" w:salt="jecVmYjIIe4gpm6yqT/yf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2AC"/>
    <w:rsid w:val="00055D2E"/>
    <w:rsid w:val="00066115"/>
    <w:rsid w:val="002149EA"/>
    <w:rsid w:val="004F155E"/>
    <w:rsid w:val="00746C41"/>
    <w:rsid w:val="007F51F8"/>
    <w:rsid w:val="008302AC"/>
    <w:rsid w:val="008472BE"/>
    <w:rsid w:val="00883AE9"/>
    <w:rsid w:val="00887380"/>
    <w:rsid w:val="008A18E6"/>
    <w:rsid w:val="008E54F5"/>
    <w:rsid w:val="0093346E"/>
    <w:rsid w:val="009F1DED"/>
    <w:rsid w:val="00BB60B5"/>
    <w:rsid w:val="00C35239"/>
    <w:rsid w:val="00C673E0"/>
    <w:rsid w:val="00C97251"/>
    <w:rsid w:val="00D56248"/>
    <w:rsid w:val="00E51962"/>
    <w:rsid w:val="00EB1813"/>
    <w:rsid w:val="00FD2A25"/>
    <w:rsid w:val="00FF3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990AE"/>
  <w15:chartTrackingRefBased/>
  <w15:docId w15:val="{BD381183-FD19-4C91-A5CC-8DE6C4C6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8E6"/>
    <w:pPr>
      <w:spacing w:after="200" w:line="276" w:lineRule="auto"/>
    </w:pPr>
    <w:rPr>
      <w:kern w:val="0"/>
      <w:sz w:val="22"/>
      <w:szCs w:val="22"/>
      <w:lang w:val="pt-BR"/>
      <w14:ligatures w14:val="none"/>
    </w:rPr>
  </w:style>
  <w:style w:type="paragraph" w:styleId="Ttulo1">
    <w:name w:val="heading 1"/>
    <w:basedOn w:val="Normal"/>
    <w:next w:val="Normal"/>
    <w:link w:val="Ttulo1Char"/>
    <w:uiPriority w:val="9"/>
    <w:qFormat/>
    <w:rsid w:val="00830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30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302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302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302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302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302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302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302A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302A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302A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302A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302A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302A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302A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302A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302A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302AC"/>
    <w:rPr>
      <w:rFonts w:eastAsiaTheme="majorEastAsia" w:cstheme="majorBidi"/>
      <w:color w:val="272727" w:themeColor="text1" w:themeTint="D8"/>
    </w:rPr>
  </w:style>
  <w:style w:type="paragraph" w:styleId="Ttulo">
    <w:name w:val="Title"/>
    <w:basedOn w:val="Normal"/>
    <w:next w:val="Normal"/>
    <w:link w:val="TtuloChar"/>
    <w:uiPriority w:val="10"/>
    <w:qFormat/>
    <w:rsid w:val="00830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302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302A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302A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302AC"/>
    <w:pPr>
      <w:spacing w:before="160"/>
      <w:jc w:val="center"/>
    </w:pPr>
    <w:rPr>
      <w:i/>
      <w:iCs/>
      <w:color w:val="404040" w:themeColor="text1" w:themeTint="BF"/>
    </w:rPr>
  </w:style>
  <w:style w:type="character" w:customStyle="1" w:styleId="CitaoChar">
    <w:name w:val="Citação Char"/>
    <w:basedOn w:val="Fontepargpadro"/>
    <w:link w:val="Citao"/>
    <w:uiPriority w:val="29"/>
    <w:rsid w:val="008302AC"/>
    <w:rPr>
      <w:i/>
      <w:iCs/>
      <w:color w:val="404040" w:themeColor="text1" w:themeTint="BF"/>
    </w:rPr>
  </w:style>
  <w:style w:type="paragraph" w:styleId="PargrafodaLista">
    <w:name w:val="List Paragraph"/>
    <w:basedOn w:val="Normal"/>
    <w:uiPriority w:val="34"/>
    <w:qFormat/>
    <w:rsid w:val="008302AC"/>
    <w:pPr>
      <w:ind w:left="720"/>
      <w:contextualSpacing/>
    </w:pPr>
  </w:style>
  <w:style w:type="character" w:styleId="nfaseIntensa">
    <w:name w:val="Intense Emphasis"/>
    <w:basedOn w:val="Fontepargpadro"/>
    <w:uiPriority w:val="21"/>
    <w:qFormat/>
    <w:rsid w:val="008302AC"/>
    <w:rPr>
      <w:i/>
      <w:iCs/>
      <w:color w:val="0F4761" w:themeColor="accent1" w:themeShade="BF"/>
    </w:rPr>
  </w:style>
  <w:style w:type="paragraph" w:styleId="CitaoIntensa">
    <w:name w:val="Intense Quote"/>
    <w:basedOn w:val="Normal"/>
    <w:next w:val="Normal"/>
    <w:link w:val="CitaoIntensaChar"/>
    <w:uiPriority w:val="30"/>
    <w:qFormat/>
    <w:rsid w:val="00830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302AC"/>
    <w:rPr>
      <w:i/>
      <w:iCs/>
      <w:color w:val="0F4761" w:themeColor="accent1" w:themeShade="BF"/>
    </w:rPr>
  </w:style>
  <w:style w:type="character" w:styleId="RefernciaIntensa">
    <w:name w:val="Intense Reference"/>
    <w:basedOn w:val="Fontepargpadro"/>
    <w:uiPriority w:val="32"/>
    <w:qFormat/>
    <w:rsid w:val="008302AC"/>
    <w:rPr>
      <w:b/>
      <w:bCs/>
      <w:smallCaps/>
      <w:color w:val="0F4761" w:themeColor="accent1" w:themeShade="BF"/>
      <w:spacing w:val="5"/>
    </w:rPr>
  </w:style>
  <w:style w:type="paragraph" w:styleId="Cabealho">
    <w:name w:val="header"/>
    <w:basedOn w:val="Normal"/>
    <w:link w:val="CabealhoChar"/>
    <w:uiPriority w:val="99"/>
    <w:unhideWhenUsed/>
    <w:rsid w:val="008A18E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A18E6"/>
    <w:rPr>
      <w:kern w:val="0"/>
      <w:sz w:val="22"/>
      <w:szCs w:val="22"/>
      <w:lang w:val="pt-BR"/>
      <w14:ligatures w14:val="none"/>
    </w:rPr>
  </w:style>
  <w:style w:type="table" w:styleId="TabeladeGradeClara">
    <w:name w:val="Grid Table Light"/>
    <w:basedOn w:val="Tabelanormal"/>
    <w:uiPriority w:val="40"/>
    <w:rsid w:val="008A18E6"/>
    <w:pPr>
      <w:spacing w:after="0" w:line="240" w:lineRule="auto"/>
    </w:pPr>
    <w:rPr>
      <w:kern w:val="0"/>
      <w:sz w:val="22"/>
      <w:szCs w:val="22"/>
      <w:lang w:val="pt-BR"/>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o">
    <w:name w:val="Revision"/>
    <w:hidden/>
    <w:uiPriority w:val="99"/>
    <w:semiHidden/>
    <w:rsid w:val="004F155E"/>
    <w:pPr>
      <w:spacing w:after="0" w:line="240" w:lineRule="auto"/>
    </w:pPr>
    <w:rPr>
      <w:kern w:val="0"/>
      <w:sz w:val="22"/>
      <w:szCs w:val="22"/>
      <w:lang w:val="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5D4D1D4A4454842BFF19D3735363598"/>
        <w:category>
          <w:name w:val="Geral"/>
          <w:gallery w:val="placeholder"/>
        </w:category>
        <w:types>
          <w:type w:val="bbPlcHdr"/>
        </w:types>
        <w:behaviors>
          <w:behavior w:val="content"/>
        </w:behaviors>
        <w:guid w:val="{51CA44C9-8DB1-48BE-80FA-F07931CD46E5}"/>
      </w:docPartPr>
      <w:docPartBody>
        <w:p w:rsidR="008F0F6C" w:rsidRDefault="00C906B5" w:rsidP="00C906B5">
          <w:pPr>
            <w:pStyle w:val="E5D4D1D4A4454842BFF19D3735363598"/>
          </w:pPr>
          <w:r w:rsidRPr="00400CD0">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6B5"/>
    <w:rsid w:val="00236203"/>
    <w:rsid w:val="008472BE"/>
    <w:rsid w:val="008E54F5"/>
    <w:rsid w:val="008F0F6C"/>
    <w:rsid w:val="00C90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C906B5"/>
    <w:rPr>
      <w:color w:val="808080"/>
    </w:rPr>
  </w:style>
  <w:style w:type="paragraph" w:customStyle="1" w:styleId="E5D4D1D4A4454842BFF19D3735363598">
    <w:name w:val="E5D4D1D4A4454842BFF19D3735363598"/>
    <w:rsid w:val="00C906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1602</Words>
  <Characters>9135</Characters>
  <Application>Microsoft Office Word</Application>
  <DocSecurity>8</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Daniel Barros Comelli</cp:lastModifiedBy>
  <cp:revision>3</cp:revision>
  <dcterms:created xsi:type="dcterms:W3CDTF">2024-09-16T14:36:00Z</dcterms:created>
  <dcterms:modified xsi:type="dcterms:W3CDTF">2024-09-16T15:50:00Z</dcterms:modified>
</cp:coreProperties>
</file>